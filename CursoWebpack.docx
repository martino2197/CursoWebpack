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1C313C" w:rsidP="004E1AED">
      <w:pPr>
        <w:pStyle w:val="Puesto"/>
      </w:pPr>
      <w:r w:rsidRPr="001C313C">
        <w:t>Curso de Webpack</w:t>
      </w:r>
    </w:p>
    <w:p w:rsidR="00194DF6" w:rsidRPr="001C313C" w:rsidRDefault="001C313C">
      <w:pPr>
        <w:pStyle w:val="Ttulo1"/>
        <w:rPr>
          <w:rFonts w:ascii="Times New Roman" w:eastAsia="Times New Roman" w:hAnsi="Times New Roman" w:cs="Times New Roman"/>
          <w:color w:val="auto"/>
          <w:sz w:val="24"/>
          <w:szCs w:val="24"/>
          <w:lang w:val="es-MX"/>
        </w:rPr>
      </w:pPr>
      <w:r>
        <w:t>Introducci</w:t>
      </w:r>
      <w:r>
        <w:rPr>
          <w:lang w:val="es-MX"/>
        </w:rPr>
        <w:t>ón a webpack</w:t>
      </w:r>
    </w:p>
    <w:p w:rsidR="001C313C" w:rsidRPr="001C313C" w:rsidRDefault="001C313C" w:rsidP="001C313C">
      <w:pPr>
        <w:pStyle w:val="NormalWeb"/>
        <w:shd w:val="clear" w:color="auto" w:fill="FFFFFF"/>
        <w:spacing w:before="0" w:beforeAutospacing="0" w:after="0" w:afterAutospacing="0"/>
        <w:jc w:val="both"/>
        <w:rPr>
          <w:rFonts w:ascii="Arial" w:hAnsi="Arial" w:cs="Arial"/>
          <w:color w:val="273B47"/>
          <w:sz w:val="20"/>
          <w:szCs w:val="20"/>
        </w:rPr>
      </w:pPr>
      <w:proofErr w:type="spellStart"/>
      <w:r w:rsidRPr="001C313C">
        <w:rPr>
          <w:rStyle w:val="Textoennegrita"/>
          <w:rFonts w:ascii="Arial" w:eastAsiaTheme="majorEastAsia" w:hAnsi="Arial" w:cs="Arial"/>
          <w:color w:val="273B47"/>
          <w:sz w:val="20"/>
          <w:szCs w:val="20"/>
        </w:rPr>
        <w:t>Webpack</w:t>
      </w:r>
      <w:proofErr w:type="spellEnd"/>
      <w:r w:rsidRPr="001C313C">
        <w:rPr>
          <w:rFonts w:ascii="Arial" w:hAnsi="Arial" w:cs="Arial"/>
          <w:color w:val="273B47"/>
          <w:sz w:val="20"/>
          <w:szCs w:val="20"/>
        </w:rPr>
        <w:t xml:space="preserve"> es un empaquetador para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y sus amigos. Convierte módulos con dependencias en archivos estáticos que los navegadores entienden.</w:t>
      </w:r>
    </w:p>
    <w:p w:rsidR="001C313C" w:rsidRPr="001C313C" w:rsidRDefault="001C313C" w:rsidP="001C313C">
      <w:pPr>
        <w:pStyle w:val="NormalWeb"/>
        <w:shd w:val="clear" w:color="auto" w:fill="FFFFFF"/>
        <w:spacing w:before="113" w:beforeAutospacing="0" w:after="113" w:afterAutospacing="0"/>
        <w:jc w:val="both"/>
        <w:rPr>
          <w:rFonts w:ascii="Arial" w:hAnsi="Arial" w:cs="Arial"/>
          <w:color w:val="273B47"/>
          <w:sz w:val="20"/>
          <w:szCs w:val="20"/>
        </w:rPr>
      </w:pPr>
      <w:r w:rsidRPr="001C313C">
        <w:rPr>
          <w:rFonts w:ascii="Arial" w:hAnsi="Arial" w:cs="Arial"/>
          <w:color w:val="273B47"/>
          <w:sz w:val="20"/>
          <w:szCs w:val="20"/>
        </w:rPr>
        <w:t xml:space="preserve">Nos permite empaquetar, optimizar los diferentes módulos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y </w:t>
      </w:r>
      <w:proofErr w:type="gramStart"/>
      <w:r w:rsidRPr="001C313C">
        <w:rPr>
          <w:rFonts w:ascii="Arial" w:hAnsi="Arial" w:cs="Arial"/>
          <w:color w:val="273B47"/>
          <w:sz w:val="20"/>
          <w:szCs w:val="20"/>
        </w:rPr>
        <w:t>sus dependencia</w:t>
      </w:r>
      <w:proofErr w:type="gramEnd"/>
      <w:r w:rsidRPr="001C313C">
        <w:rPr>
          <w:rFonts w:ascii="Arial" w:hAnsi="Arial" w:cs="Arial"/>
          <w:color w:val="273B47"/>
          <w:sz w:val="20"/>
          <w:szCs w:val="20"/>
        </w:rPr>
        <w:t xml:space="preserve"> en nuestro proyecto. Es usado en proyectos basados en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como: </w:t>
      </w:r>
      <w:proofErr w:type="spellStart"/>
      <w:r w:rsidRPr="001C313C">
        <w:rPr>
          <w:rFonts w:ascii="Arial" w:hAnsi="Arial" w:cs="Arial"/>
          <w:color w:val="273B47"/>
          <w:sz w:val="20"/>
          <w:szCs w:val="20"/>
        </w:rPr>
        <w:t>React</w:t>
      </w:r>
      <w:proofErr w:type="spellEnd"/>
      <w:r w:rsidRPr="001C313C">
        <w:rPr>
          <w:rFonts w:ascii="Arial" w:hAnsi="Arial" w:cs="Arial"/>
          <w:color w:val="273B47"/>
          <w:sz w:val="20"/>
          <w:szCs w:val="20"/>
        </w:rPr>
        <w:t xml:space="preserve">, </w:t>
      </w:r>
      <w:proofErr w:type="spellStart"/>
      <w:r w:rsidRPr="001C313C">
        <w:rPr>
          <w:rFonts w:ascii="Arial" w:hAnsi="Arial" w:cs="Arial"/>
          <w:color w:val="273B47"/>
          <w:sz w:val="20"/>
          <w:szCs w:val="20"/>
        </w:rPr>
        <w:t>Vue</w:t>
      </w:r>
      <w:proofErr w:type="spellEnd"/>
      <w:r w:rsidRPr="001C313C">
        <w:rPr>
          <w:rFonts w:ascii="Arial" w:hAnsi="Arial" w:cs="Arial"/>
          <w:color w:val="273B47"/>
          <w:sz w:val="20"/>
          <w:szCs w:val="20"/>
        </w:rPr>
        <w:t>, Angular entre otros.</w:t>
      </w:r>
    </w:p>
    <w:p w:rsidR="001C313C" w:rsidRPr="001C313C" w:rsidRDefault="001C313C" w:rsidP="001C313C">
      <w:pPr>
        <w:pStyle w:val="Ttulo3"/>
        <w:shd w:val="clear" w:color="auto" w:fill="FFFFFF"/>
        <w:spacing w:before="0" w:line="240" w:lineRule="auto"/>
        <w:jc w:val="both"/>
        <w:rPr>
          <w:rFonts w:ascii="Arial" w:hAnsi="Arial" w:cs="Arial"/>
          <w:color w:val="273B47"/>
          <w:sz w:val="20"/>
          <w:szCs w:val="20"/>
        </w:rPr>
      </w:pPr>
      <w:r w:rsidRPr="001C313C">
        <w:rPr>
          <w:rFonts w:ascii="Arial" w:hAnsi="Arial" w:cs="Arial"/>
          <w:color w:val="273B47"/>
          <w:sz w:val="20"/>
          <w:szCs w:val="20"/>
        </w:rPr>
        <w:t>User Experience</w:t>
      </w:r>
    </w:p>
    <w:p w:rsidR="001C313C" w:rsidRPr="001C313C" w:rsidRDefault="001C313C" w:rsidP="001C313C">
      <w:pPr>
        <w:pStyle w:val="NormalWeb"/>
        <w:shd w:val="clear" w:color="auto" w:fill="FFFFFF"/>
        <w:spacing w:before="113" w:beforeAutospacing="0" w:after="113" w:afterAutospacing="0"/>
        <w:jc w:val="both"/>
        <w:rPr>
          <w:rFonts w:ascii="Arial" w:hAnsi="Arial" w:cs="Arial"/>
          <w:color w:val="273B47"/>
          <w:sz w:val="20"/>
          <w:szCs w:val="20"/>
        </w:rPr>
      </w:pPr>
      <w:r w:rsidRPr="001C313C">
        <w:rPr>
          <w:rFonts w:ascii="Arial" w:hAnsi="Arial" w:cs="Arial"/>
          <w:color w:val="273B47"/>
          <w:sz w:val="20"/>
          <w:szCs w:val="20"/>
        </w:rPr>
        <w:t>Se logra con una aplicación que:</w:t>
      </w:r>
    </w:p>
    <w:p w:rsidR="001C313C" w:rsidRPr="001C313C" w:rsidRDefault="001C313C" w:rsidP="00097571">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Funcione</w:t>
      </w:r>
    </w:p>
    <w:p w:rsidR="001C313C" w:rsidRPr="001C313C" w:rsidRDefault="001C313C" w:rsidP="00097571">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Sea rápida</w:t>
      </w:r>
    </w:p>
    <w:p w:rsidR="001C313C" w:rsidRPr="001C313C" w:rsidRDefault="001C313C" w:rsidP="00097571">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Cumpla sus necesidades</w:t>
      </w:r>
    </w:p>
    <w:p w:rsidR="001C313C" w:rsidRPr="001C313C" w:rsidRDefault="001C313C" w:rsidP="00097571">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Se actualice</w:t>
      </w:r>
    </w:p>
    <w:p w:rsidR="001C313C" w:rsidRPr="001C313C" w:rsidRDefault="001C313C" w:rsidP="00097571">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Responda a sus interacciones</w:t>
      </w:r>
    </w:p>
    <w:p w:rsidR="001C313C" w:rsidRPr="001C313C" w:rsidRDefault="001C313C" w:rsidP="00097571">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Producto de calidad</w:t>
      </w:r>
    </w:p>
    <w:p w:rsidR="001C313C" w:rsidRPr="001C313C" w:rsidRDefault="001C313C" w:rsidP="001C313C">
      <w:pPr>
        <w:pStyle w:val="Ttulo3"/>
        <w:shd w:val="clear" w:color="auto" w:fill="FFFFFF"/>
        <w:spacing w:before="0" w:line="240" w:lineRule="auto"/>
        <w:jc w:val="both"/>
        <w:rPr>
          <w:rFonts w:ascii="Arial" w:hAnsi="Arial" w:cs="Arial"/>
          <w:color w:val="273B47"/>
          <w:sz w:val="20"/>
          <w:szCs w:val="20"/>
        </w:rPr>
      </w:pPr>
      <w:r w:rsidRPr="001C313C">
        <w:rPr>
          <w:rFonts w:ascii="Arial" w:hAnsi="Arial" w:cs="Arial"/>
          <w:color w:val="273B47"/>
          <w:sz w:val="20"/>
          <w:szCs w:val="20"/>
        </w:rPr>
        <w:t>Developer Experience</w:t>
      </w:r>
    </w:p>
    <w:p w:rsidR="001C313C" w:rsidRPr="001C313C" w:rsidRDefault="001C313C" w:rsidP="00097571">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Escribir aplicaciones de manera eficiente.</w:t>
      </w:r>
    </w:p>
    <w:p w:rsidR="001C313C" w:rsidRPr="001C313C" w:rsidRDefault="001C313C" w:rsidP="00097571">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Tener un código limpio.</w:t>
      </w:r>
    </w:p>
    <w:p w:rsidR="001C313C" w:rsidRPr="001C313C" w:rsidRDefault="001C313C" w:rsidP="00097571">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Aplicar tecnología para resolver sus problemas.</w:t>
      </w:r>
    </w:p>
    <w:p w:rsidR="001C313C" w:rsidRPr="001C313C" w:rsidRDefault="001C313C" w:rsidP="00097571">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Tener un conjunto de reglas y convenciones.</w:t>
      </w:r>
    </w:p>
    <w:p w:rsidR="004E1AED" w:rsidRDefault="001C313C" w:rsidP="00097571">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Entorno de desarrollo optimizado en productividad.</w:t>
      </w:r>
    </w:p>
    <w:p w:rsidR="001C313C" w:rsidRDefault="001C313C" w:rsidP="001C313C">
      <w:pPr>
        <w:shd w:val="clear" w:color="auto" w:fill="FFFFFF"/>
        <w:spacing w:before="0" w:after="0" w:line="240" w:lineRule="auto"/>
        <w:ind w:left="113" w:right="113"/>
        <w:jc w:val="center"/>
        <w:rPr>
          <w:rFonts w:ascii="Arial" w:hAnsi="Arial" w:cs="Arial"/>
          <w:color w:val="273B47"/>
          <w:sz w:val="20"/>
          <w:szCs w:val="20"/>
        </w:rPr>
      </w:pPr>
      <w:r w:rsidRPr="001C313C">
        <w:rPr>
          <w:rFonts w:ascii="Arial" w:hAnsi="Arial" w:cs="Arial"/>
          <w:noProof/>
          <w:color w:val="273B47"/>
          <w:sz w:val="20"/>
          <w:szCs w:val="20"/>
          <w:lang w:val="es-MX" w:eastAsia="es-MX"/>
        </w:rPr>
        <w:drawing>
          <wp:inline distT="0" distB="0" distL="0" distR="0" wp14:anchorId="0F7D6952" wp14:editId="4FF6BB8E">
            <wp:extent cx="3404287" cy="23717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4710" cy="2372020"/>
                    </a:xfrm>
                    <a:prstGeom prst="rect">
                      <a:avLst/>
                    </a:prstGeom>
                  </pic:spPr>
                </pic:pic>
              </a:graphicData>
            </a:graphic>
          </wp:inline>
        </w:drawing>
      </w:r>
    </w:p>
    <w:p w:rsidR="001C313C" w:rsidRDefault="001C313C" w:rsidP="001C313C">
      <w:pPr>
        <w:shd w:val="clear" w:color="auto" w:fill="FFFFFF"/>
        <w:spacing w:before="0" w:after="0" w:line="240" w:lineRule="auto"/>
        <w:ind w:left="113" w:right="113"/>
        <w:jc w:val="center"/>
        <w:rPr>
          <w:rFonts w:ascii="Arial" w:hAnsi="Arial" w:cs="Arial"/>
          <w:color w:val="273B47"/>
          <w:sz w:val="20"/>
          <w:szCs w:val="20"/>
        </w:rPr>
      </w:pPr>
    </w:p>
    <w:p w:rsidR="001C313C" w:rsidRDefault="001C313C"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roofErr w:type="spellStart"/>
      <w:r w:rsidRPr="001C313C">
        <w:rPr>
          <w:rFonts w:ascii="Arial" w:hAnsi="Arial" w:cs="Arial"/>
          <w:color w:val="4A4A4A"/>
          <w:sz w:val="20"/>
          <w:szCs w:val="20"/>
          <w:shd w:val="clear" w:color="auto" w:fill="FFFFFF"/>
        </w:rPr>
        <w:t>Webpack</w:t>
      </w:r>
      <w:proofErr w:type="spellEnd"/>
      <w:r w:rsidRPr="001C313C">
        <w:rPr>
          <w:rFonts w:ascii="Arial" w:hAnsi="Arial" w:cs="Arial"/>
          <w:color w:val="4A4A4A"/>
          <w:sz w:val="20"/>
          <w:szCs w:val="20"/>
          <w:shd w:val="clear" w:color="auto" w:fill="FFFFFF"/>
        </w:rPr>
        <w:t xml:space="preserve"> es un conjunto de reglas que vamos a configurar para saber cómo funciona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(de archivos), que está incluido en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y cómo manipulamos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para que nuestra tecnología pase de la </w:t>
      </w:r>
      <w:proofErr w:type="spellStart"/>
      <w:r w:rsidRPr="001C313C">
        <w:rPr>
          <w:rFonts w:ascii="Arial" w:hAnsi="Arial" w:cs="Arial"/>
          <w:color w:val="4A4A4A"/>
          <w:sz w:val="20"/>
          <w:szCs w:val="20"/>
          <w:shd w:val="clear" w:color="auto" w:fill="FFFFFF"/>
        </w:rPr>
        <w:t>Developer</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Experience</w:t>
      </w:r>
      <w:proofErr w:type="spellEnd"/>
      <w:r w:rsidRPr="001C313C">
        <w:rPr>
          <w:rFonts w:ascii="Arial" w:hAnsi="Arial" w:cs="Arial"/>
          <w:color w:val="4A4A4A"/>
          <w:sz w:val="20"/>
          <w:szCs w:val="20"/>
          <w:shd w:val="clear" w:color="auto" w:fill="FFFFFF"/>
        </w:rPr>
        <w:t xml:space="preserve"> (Modules </w:t>
      </w:r>
      <w:proofErr w:type="spellStart"/>
      <w:r w:rsidRPr="001C313C">
        <w:rPr>
          <w:rFonts w:ascii="Arial" w:hAnsi="Arial" w:cs="Arial"/>
          <w:color w:val="4A4A4A"/>
          <w:sz w:val="20"/>
          <w:szCs w:val="20"/>
          <w:shd w:val="clear" w:color="auto" w:fill="FFFFFF"/>
        </w:rPr>
        <w:t>with</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Dependencies</w:t>
      </w:r>
      <w:proofErr w:type="spellEnd"/>
      <w:r w:rsidRPr="001C313C">
        <w:rPr>
          <w:rFonts w:ascii="Arial" w:hAnsi="Arial" w:cs="Arial"/>
          <w:color w:val="4A4A4A"/>
          <w:sz w:val="20"/>
          <w:szCs w:val="20"/>
          <w:shd w:val="clear" w:color="auto" w:fill="FFFFFF"/>
        </w:rPr>
        <w:t xml:space="preserve">) a la </w:t>
      </w:r>
      <w:proofErr w:type="spellStart"/>
      <w:r w:rsidRPr="001C313C">
        <w:rPr>
          <w:rFonts w:ascii="Arial" w:hAnsi="Arial" w:cs="Arial"/>
          <w:color w:val="4A4A4A"/>
          <w:sz w:val="20"/>
          <w:szCs w:val="20"/>
          <w:shd w:val="clear" w:color="auto" w:fill="FFFFFF"/>
        </w:rPr>
        <w:t>User</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Experience</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Static</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Assets</w:t>
      </w:r>
      <w:proofErr w:type="spellEnd"/>
      <w:r w:rsidRPr="001C313C">
        <w:rPr>
          <w:rFonts w:ascii="Arial" w:hAnsi="Arial" w:cs="Arial"/>
          <w:color w:val="4A4A4A"/>
          <w:sz w:val="20"/>
          <w:szCs w:val="20"/>
          <w:shd w:val="clear" w:color="auto" w:fill="FFFFFF"/>
        </w:rPr>
        <w:t>).</w:t>
      </w:r>
    </w:p>
    <w:p w:rsidR="001D5245" w:rsidRDefault="001D5245"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
    <w:p w:rsidR="001D5245" w:rsidRDefault="001D5245"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
    <w:p w:rsidR="001D5245" w:rsidRPr="00C56505" w:rsidRDefault="001D5245" w:rsidP="00C56505">
      <w:pPr>
        <w:pStyle w:val="Ttulo1"/>
        <w:rPr>
          <w:rFonts w:ascii="Arial" w:eastAsia="Times New Roman" w:hAnsi="Arial" w:cs="Arial"/>
          <w:sz w:val="24"/>
          <w:szCs w:val="24"/>
        </w:rPr>
      </w:pPr>
      <w:r w:rsidRPr="001D5245">
        <w:rPr>
          <w:rFonts w:ascii="Arial" w:eastAsia="Times New Roman" w:hAnsi="Arial" w:cs="Arial"/>
          <w:sz w:val="24"/>
          <w:szCs w:val="24"/>
        </w:rPr>
        <w:t>Configurando un nuevo proyecto de Javascript</w:t>
      </w:r>
    </w:p>
    <w:p w:rsidR="001D5245" w:rsidRDefault="001D5245" w:rsidP="001D5245">
      <w:pPr>
        <w:shd w:val="clear" w:color="auto" w:fill="FFFFFF"/>
        <w:spacing w:before="0" w:after="0" w:line="240" w:lineRule="auto"/>
        <w:ind w:left="113" w:right="113"/>
        <w:jc w:val="center"/>
        <w:rPr>
          <w:rFonts w:ascii="Arial" w:hAnsi="Arial" w:cs="Arial"/>
          <w:color w:val="4A4A4A"/>
          <w:sz w:val="20"/>
          <w:szCs w:val="20"/>
          <w:shd w:val="clear" w:color="auto" w:fill="FFFFFF"/>
        </w:rPr>
      </w:pPr>
      <w:r w:rsidRPr="001D5245">
        <w:rPr>
          <w:rFonts w:ascii="Arial" w:hAnsi="Arial" w:cs="Arial"/>
          <w:noProof/>
          <w:color w:val="4A4A4A"/>
          <w:sz w:val="20"/>
          <w:szCs w:val="20"/>
          <w:shd w:val="clear" w:color="auto" w:fill="FFFFFF"/>
          <w:lang w:val="es-MX" w:eastAsia="es-MX"/>
        </w:rPr>
        <w:drawing>
          <wp:inline distT="0" distB="0" distL="0" distR="0" wp14:anchorId="5509BD67" wp14:editId="1E6A6AC6">
            <wp:extent cx="2186685" cy="1195388"/>
            <wp:effectExtent l="0" t="0" r="444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9274" cy="1224137"/>
                    </a:xfrm>
                    <a:prstGeom prst="rect">
                      <a:avLst/>
                    </a:prstGeom>
                  </pic:spPr>
                </pic:pic>
              </a:graphicData>
            </a:graphic>
          </wp:inline>
        </w:drawing>
      </w:r>
      <w:r w:rsidR="00C56505">
        <w:rPr>
          <w:rFonts w:ascii="Arial" w:hAnsi="Arial" w:cs="Arial"/>
          <w:color w:val="4A4A4A"/>
          <w:sz w:val="20"/>
          <w:szCs w:val="20"/>
          <w:shd w:val="clear" w:color="auto" w:fill="FFFFFF"/>
        </w:rPr>
        <w:tab/>
      </w:r>
      <w:r w:rsidR="00C56505" w:rsidRPr="00C56505">
        <w:rPr>
          <w:rFonts w:ascii="Arial" w:hAnsi="Arial" w:cs="Arial"/>
          <w:noProof/>
          <w:color w:val="4A4A4A"/>
          <w:sz w:val="20"/>
          <w:szCs w:val="20"/>
          <w:shd w:val="clear" w:color="auto" w:fill="FFFFFF"/>
          <w:lang w:val="es-MX" w:eastAsia="es-MX"/>
        </w:rPr>
        <w:drawing>
          <wp:inline distT="0" distB="0" distL="0" distR="0" wp14:anchorId="00C16F9E" wp14:editId="7CD512AF">
            <wp:extent cx="3062288" cy="1180692"/>
            <wp:effectExtent l="0" t="0" r="508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5145" cy="1189505"/>
                    </a:xfrm>
                    <a:prstGeom prst="rect">
                      <a:avLst/>
                    </a:prstGeom>
                  </pic:spPr>
                </pic:pic>
              </a:graphicData>
            </a:graphic>
          </wp:inline>
        </w:drawing>
      </w:r>
    </w:p>
    <w:p w:rsidR="00C56505" w:rsidRPr="00C56505" w:rsidRDefault="00C56505" w:rsidP="00C56505">
      <w:pPr>
        <w:pStyle w:val="NormalWeb"/>
        <w:spacing w:before="113" w:beforeAutospacing="0" w:after="113" w:afterAutospacing="0"/>
        <w:jc w:val="both"/>
        <w:rPr>
          <w:rFonts w:ascii="Arial" w:hAnsi="Arial" w:cs="Arial"/>
          <w:color w:val="273B47"/>
          <w:sz w:val="20"/>
          <w:szCs w:val="20"/>
        </w:rPr>
      </w:pPr>
      <w:r w:rsidRPr="00C56505">
        <w:rPr>
          <w:rFonts w:ascii="Arial" w:hAnsi="Arial" w:cs="Arial"/>
          <w:color w:val="273B47"/>
          <w:sz w:val="20"/>
          <w:szCs w:val="20"/>
        </w:rPr>
        <w:lastRenderedPageBreak/>
        <w:t xml:space="preserve">En esta clase el profesor </w:t>
      </w:r>
      <w:proofErr w:type="spellStart"/>
      <w:r w:rsidRPr="00C56505">
        <w:rPr>
          <w:rFonts w:ascii="Arial" w:hAnsi="Arial" w:cs="Arial"/>
          <w:color w:val="273B47"/>
          <w:sz w:val="20"/>
          <w:szCs w:val="20"/>
        </w:rPr>
        <w:t>Leonidas</w:t>
      </w:r>
      <w:proofErr w:type="spellEnd"/>
      <w:r w:rsidRPr="00C56505">
        <w:rPr>
          <w:rFonts w:ascii="Arial" w:hAnsi="Arial" w:cs="Arial"/>
          <w:color w:val="273B47"/>
          <w:sz w:val="20"/>
          <w:szCs w:val="20"/>
        </w:rPr>
        <w:t xml:space="preserve"> Esteban nos guía paso a paso para crear nuestro primer proyecto usando </w:t>
      </w:r>
      <w:proofErr w:type="spellStart"/>
      <w:r w:rsidRPr="00C56505">
        <w:rPr>
          <w:rFonts w:ascii="Arial" w:hAnsi="Arial" w:cs="Arial"/>
          <w:color w:val="273B47"/>
          <w:sz w:val="20"/>
          <w:szCs w:val="20"/>
        </w:rPr>
        <w:t>Webpack</w:t>
      </w:r>
      <w:proofErr w:type="spellEnd"/>
      <w:r w:rsidRPr="00C56505">
        <w:rPr>
          <w:rFonts w:ascii="Arial" w:hAnsi="Arial" w:cs="Arial"/>
          <w:color w:val="273B47"/>
          <w:sz w:val="20"/>
          <w:szCs w:val="20"/>
        </w:rPr>
        <w:t>.</w:t>
      </w:r>
    </w:p>
    <w:p w:rsidR="00C56505" w:rsidRPr="00C56505" w:rsidRDefault="00C56505" w:rsidP="00C56505">
      <w:pPr>
        <w:pStyle w:val="NormalWeb"/>
        <w:spacing w:before="113" w:beforeAutospacing="0" w:after="113" w:afterAutospacing="0"/>
        <w:jc w:val="both"/>
        <w:rPr>
          <w:rFonts w:ascii="Arial" w:hAnsi="Arial" w:cs="Arial"/>
          <w:color w:val="273B47"/>
          <w:sz w:val="20"/>
          <w:szCs w:val="20"/>
        </w:rPr>
      </w:pPr>
      <w:r w:rsidRPr="00C56505">
        <w:rPr>
          <w:rFonts w:ascii="Arial" w:hAnsi="Arial" w:cs="Arial"/>
          <w:color w:val="273B47"/>
          <w:sz w:val="20"/>
          <w:szCs w:val="20"/>
        </w:rPr>
        <w:t xml:space="preserve">En nuestro proyecto existen dependencias del tipo desarrollo y del tipo </w:t>
      </w:r>
      <w:proofErr w:type="spellStart"/>
      <w:r w:rsidRPr="00C56505">
        <w:rPr>
          <w:rFonts w:ascii="Arial" w:hAnsi="Arial" w:cs="Arial"/>
          <w:color w:val="273B47"/>
          <w:sz w:val="20"/>
          <w:szCs w:val="20"/>
        </w:rPr>
        <w:t>core</w:t>
      </w:r>
      <w:proofErr w:type="spellEnd"/>
      <w:r w:rsidRPr="00C56505">
        <w:rPr>
          <w:rFonts w:ascii="Arial" w:hAnsi="Arial" w:cs="Arial"/>
          <w:color w:val="273B47"/>
          <w:sz w:val="20"/>
          <w:szCs w:val="20"/>
        </w:rPr>
        <w:t xml:space="preserve"> con sus respectivas versiones, por eso usaremos NPM para administrarlas e instalar </w:t>
      </w:r>
      <w:proofErr w:type="spellStart"/>
      <w:r w:rsidRPr="00C56505">
        <w:rPr>
          <w:rFonts w:ascii="Arial" w:hAnsi="Arial" w:cs="Arial"/>
          <w:color w:val="273B47"/>
          <w:sz w:val="20"/>
          <w:szCs w:val="20"/>
        </w:rPr>
        <w:t>Webpack</w:t>
      </w:r>
      <w:proofErr w:type="spellEnd"/>
      <w:r w:rsidRPr="00C56505">
        <w:rPr>
          <w:rFonts w:ascii="Arial" w:hAnsi="Arial" w:cs="Arial"/>
          <w:color w:val="273B47"/>
          <w:sz w:val="20"/>
          <w:szCs w:val="20"/>
        </w:rPr>
        <w:t xml:space="preserve"> que viene a ser una dependencia (de desarrollo) más en nuestro proyecto de </w:t>
      </w:r>
      <w:proofErr w:type="spellStart"/>
      <w:r w:rsidRPr="00C56505">
        <w:rPr>
          <w:rFonts w:ascii="Arial" w:hAnsi="Arial" w:cs="Arial"/>
          <w:color w:val="273B47"/>
          <w:sz w:val="20"/>
          <w:szCs w:val="20"/>
        </w:rPr>
        <w:t>Javascript</w:t>
      </w:r>
      <w:proofErr w:type="spellEnd"/>
      <w:r w:rsidRPr="00C56505">
        <w:rPr>
          <w:rFonts w:ascii="Arial" w:hAnsi="Arial" w:cs="Arial"/>
          <w:color w:val="273B47"/>
          <w:sz w:val="20"/>
          <w:szCs w:val="20"/>
        </w:rPr>
        <w:t>.</w:t>
      </w:r>
    </w:p>
    <w:p w:rsidR="00C56505" w:rsidRPr="00C56505" w:rsidRDefault="00C56505" w:rsidP="001D5245">
      <w:pPr>
        <w:shd w:val="clear" w:color="auto" w:fill="FFFFFF"/>
        <w:spacing w:before="0" w:after="0" w:line="240" w:lineRule="auto"/>
        <w:ind w:left="113" w:right="113"/>
        <w:jc w:val="center"/>
        <w:rPr>
          <w:rFonts w:ascii="Arial" w:hAnsi="Arial" w:cs="Arial"/>
          <w:color w:val="4A4A4A"/>
          <w:sz w:val="20"/>
          <w:szCs w:val="20"/>
          <w:shd w:val="clear" w:color="auto" w:fill="FFFFFF"/>
          <w:lang w:val="es-MX"/>
        </w:rPr>
      </w:pP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Se puede reemplazar </w:t>
      </w:r>
      <w:proofErr w:type="spellStart"/>
      <w:r w:rsidRPr="001D5245">
        <w:rPr>
          <w:rFonts w:ascii="Arial" w:eastAsia="Times New Roman" w:hAnsi="Arial" w:cs="Arial"/>
          <w:color w:val="4A4A4A"/>
          <w:sz w:val="20"/>
          <w:szCs w:val="20"/>
          <w:lang w:val="es-MX" w:eastAsia="es-MX"/>
        </w:rPr>
        <w:t>install</w:t>
      </w:r>
      <w:proofErr w:type="spellEnd"/>
      <w:r w:rsidRPr="001D5245">
        <w:rPr>
          <w:rFonts w:ascii="Arial" w:eastAsia="Times New Roman" w:hAnsi="Arial" w:cs="Arial"/>
          <w:color w:val="4A4A4A"/>
          <w:sz w:val="20"/>
          <w:szCs w:val="20"/>
          <w:lang w:val="es-MX" w:eastAsia="es-MX"/>
        </w:rPr>
        <w:t xml:space="preserve"> por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i así:</w:t>
      </w:r>
    </w:p>
    <w:p w:rsidR="001D5245" w:rsidRPr="00265B44"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color w:val="FFFFFF"/>
          <w:sz w:val="20"/>
          <w:szCs w:val="20"/>
          <w:lang w:val="en-US" w:eastAsia="es-MX"/>
        </w:rPr>
        <w:t>npm</w:t>
      </w:r>
      <w:proofErr w:type="spellEnd"/>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b/>
          <w:bCs/>
          <w:color w:val="F92672"/>
          <w:sz w:val="20"/>
          <w:szCs w:val="20"/>
          <w:lang w:val="en-US" w:eastAsia="es-MX"/>
        </w:rPr>
        <w:t>install</w:t>
      </w:r>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webpack</w:t>
      </w:r>
      <w:proofErr w:type="spellEnd"/>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b/>
          <w:bCs/>
          <w:color w:val="F92672"/>
          <w:sz w:val="20"/>
          <w:szCs w:val="20"/>
          <w:lang w:val="en-US" w:eastAsia="es-MX"/>
        </w:rPr>
        <w:t>i</w:t>
      </w:r>
      <w:proofErr w:type="spell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Las banderas con doble </w:t>
      </w:r>
      <w:proofErr w:type="spellStart"/>
      <w:r w:rsidRPr="001D5245">
        <w:rPr>
          <w:rFonts w:ascii="Arial" w:eastAsia="Times New Roman" w:hAnsi="Arial" w:cs="Arial"/>
          <w:color w:val="4A4A4A"/>
          <w:sz w:val="20"/>
          <w:szCs w:val="20"/>
          <w:lang w:val="es-MX" w:eastAsia="es-MX"/>
        </w:rPr>
        <w:t>guión</w:t>
      </w:r>
      <w:proofErr w:type="spellEnd"/>
      <w:r w:rsidRPr="001D5245">
        <w:rPr>
          <w:rFonts w:ascii="Arial" w:eastAsia="Times New Roman" w:hAnsi="Arial" w:cs="Arial"/>
          <w:color w:val="4A4A4A"/>
          <w:sz w:val="20"/>
          <w:szCs w:val="20"/>
          <w:lang w:val="es-MX" w:eastAsia="es-MX"/>
        </w:rPr>
        <w:t xml:space="preserve"> como --</w:t>
      </w:r>
      <w:proofErr w:type="spellStart"/>
      <w:r w:rsidRPr="001D5245">
        <w:rPr>
          <w:rFonts w:ascii="Arial" w:eastAsia="Times New Roman" w:hAnsi="Arial" w:cs="Arial"/>
          <w:color w:val="4A4A4A"/>
          <w:sz w:val="20"/>
          <w:szCs w:val="20"/>
          <w:lang w:val="es-MX" w:eastAsia="es-MX"/>
        </w:rPr>
        <w:t>save</w:t>
      </w:r>
      <w:proofErr w:type="spellEnd"/>
      <w:r w:rsidRPr="001D5245">
        <w:rPr>
          <w:rFonts w:ascii="Arial" w:eastAsia="Times New Roman" w:hAnsi="Arial" w:cs="Arial"/>
          <w:color w:val="4A4A4A"/>
          <w:sz w:val="20"/>
          <w:szCs w:val="20"/>
          <w:lang w:val="es-MX" w:eastAsia="es-MX"/>
        </w:rPr>
        <w:t xml:space="preserve"> se pueden reemplazar con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usando mayúsculas y sólo un </w:t>
      </w:r>
      <w:proofErr w:type="spellStart"/>
      <w:r w:rsidRPr="001D5245">
        <w:rPr>
          <w:rFonts w:ascii="Arial" w:eastAsia="Times New Roman" w:hAnsi="Arial" w:cs="Arial"/>
          <w:color w:val="4A4A4A"/>
          <w:sz w:val="20"/>
          <w:szCs w:val="20"/>
          <w:lang w:val="es-MX" w:eastAsia="es-MX"/>
        </w:rPr>
        <w:t>guión</w:t>
      </w:r>
      <w:proofErr w:type="spellEnd"/>
      <w:r w:rsidRPr="001D5245">
        <w:rPr>
          <w:rFonts w:ascii="Arial" w:eastAsia="Times New Roman" w:hAnsi="Arial" w:cs="Arial"/>
          <w:color w:val="4A4A4A"/>
          <w:sz w:val="20"/>
          <w:szCs w:val="20"/>
          <w:lang w:val="es-MX" w:eastAsia="es-MX"/>
        </w:rPr>
        <w:t xml:space="preserve"> así:</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b/>
          <w:bCs/>
          <w:color w:val="F92672"/>
          <w:sz w:val="20"/>
          <w:szCs w:val="20"/>
          <w:lang w:val="en-US" w:eastAsia="es-MX"/>
        </w:rPr>
        <w:t>install</w:t>
      </w:r>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75715E"/>
          <w:sz w:val="20"/>
          <w:szCs w:val="20"/>
          <w:lang w:val="en-US" w:eastAsia="es-MX"/>
        </w:rPr>
        <w:t>--save</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b/>
          <w:bCs/>
          <w:color w:val="F92672"/>
          <w:sz w:val="20"/>
          <w:szCs w:val="20"/>
          <w:lang w:val="en-US" w:eastAsia="es-MX"/>
        </w:rPr>
        <w:t>i</w:t>
      </w:r>
      <w:proofErr w:type="spell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-S</w:t>
      </w:r>
    </w:p>
    <w:p w:rsidR="001D5245" w:rsidRPr="00265B44" w:rsidRDefault="001D5245" w:rsidP="001D5245">
      <w:pPr>
        <w:shd w:val="clear" w:color="auto" w:fill="FFFFFF"/>
        <w:spacing w:before="0" w:after="0" w:line="240" w:lineRule="auto"/>
        <w:rPr>
          <w:rFonts w:ascii="Arial" w:eastAsia="Times New Roman" w:hAnsi="Arial" w:cs="Arial"/>
          <w:color w:val="4A4A4A"/>
          <w:sz w:val="20"/>
          <w:szCs w:val="20"/>
          <w:lang w:val="en-US" w:eastAsia="es-MX"/>
        </w:rPr>
      </w:pPr>
      <w:r w:rsidRPr="00265B44">
        <w:rPr>
          <w:rFonts w:ascii="Arial" w:eastAsia="Times New Roman" w:hAnsi="Arial" w:cs="Arial"/>
          <w:color w:val="4A4A4A"/>
          <w:sz w:val="20"/>
          <w:szCs w:val="20"/>
          <w:lang w:val="en-US" w:eastAsia="es-MX"/>
        </w:rPr>
        <w:t>El shortcut de --save-</w:t>
      </w:r>
      <w:proofErr w:type="spellStart"/>
      <w:r w:rsidRPr="00265B44">
        <w:rPr>
          <w:rFonts w:ascii="Arial" w:eastAsia="Times New Roman" w:hAnsi="Arial" w:cs="Arial"/>
          <w:color w:val="4A4A4A"/>
          <w:sz w:val="20"/>
          <w:szCs w:val="20"/>
          <w:lang w:val="en-US" w:eastAsia="es-MX"/>
        </w:rPr>
        <w:t>dev</w:t>
      </w:r>
      <w:proofErr w:type="spellEnd"/>
      <w:r w:rsidRPr="00265B44">
        <w:rPr>
          <w:rFonts w:ascii="Arial" w:eastAsia="Times New Roman" w:hAnsi="Arial" w:cs="Arial"/>
          <w:color w:val="4A4A4A"/>
          <w:sz w:val="20"/>
          <w:szCs w:val="20"/>
          <w:lang w:val="en-US" w:eastAsia="es-MX"/>
        </w:rPr>
        <w:t xml:space="preserve"> </w:t>
      </w:r>
      <w:proofErr w:type="spellStart"/>
      <w:r w:rsidRPr="00265B44">
        <w:rPr>
          <w:rFonts w:ascii="Arial" w:eastAsia="Times New Roman" w:hAnsi="Arial" w:cs="Arial"/>
          <w:color w:val="4A4A4A"/>
          <w:sz w:val="20"/>
          <w:szCs w:val="20"/>
          <w:lang w:val="en-US" w:eastAsia="es-MX"/>
        </w:rPr>
        <w:t>es</w:t>
      </w:r>
      <w:proofErr w:type="spellEnd"/>
      <w:r w:rsidRPr="00265B44">
        <w:rPr>
          <w:rFonts w:ascii="Arial" w:eastAsia="Times New Roman" w:hAnsi="Arial" w:cs="Arial"/>
          <w:color w:val="4A4A4A"/>
          <w:sz w:val="20"/>
          <w:szCs w:val="20"/>
          <w:lang w:val="en-US" w:eastAsia="es-MX"/>
        </w:rPr>
        <w:t xml:space="preserve"> -D</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install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w:t>
      </w:r>
      <w:proofErr w:type="spellStart"/>
      <w:r w:rsidRPr="001D5245">
        <w:rPr>
          <w:rFonts w:ascii="Courier New" w:eastAsia="Times New Roman" w:hAnsi="Courier New" w:cs="Courier New"/>
          <w:color w:val="A6E22E"/>
          <w:sz w:val="20"/>
          <w:szCs w:val="20"/>
          <w:lang w:val="en-US" w:eastAsia="es-MX"/>
        </w:rPr>
        <w:t>dev</w:t>
      </w:r>
      <w:proofErr w:type="spellEnd"/>
    </w:p>
    <w:p w:rsidR="001D5245" w:rsidRPr="00265B44"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265B44">
        <w:rPr>
          <w:rFonts w:ascii="Courier New" w:eastAsia="Times New Roman" w:hAnsi="Courier New" w:cs="Courier New"/>
          <w:color w:val="FFFFFF"/>
          <w:sz w:val="20"/>
          <w:szCs w:val="20"/>
          <w:lang w:val="es-MX" w:eastAsia="es-MX"/>
        </w:rPr>
        <w:t>npm</w:t>
      </w:r>
      <w:proofErr w:type="spellEnd"/>
      <w:proofErr w:type="gramEnd"/>
      <w:r w:rsidRPr="00265B44">
        <w:rPr>
          <w:rFonts w:ascii="Courier New" w:eastAsia="Times New Roman" w:hAnsi="Courier New" w:cs="Courier New"/>
          <w:color w:val="FFFFFF"/>
          <w:sz w:val="20"/>
          <w:szCs w:val="20"/>
          <w:lang w:val="es-MX" w:eastAsia="es-MX"/>
        </w:rPr>
        <w:t xml:space="preserve"> </w:t>
      </w:r>
      <w:r w:rsidRPr="00265B44">
        <w:rPr>
          <w:rFonts w:ascii="Courier New" w:eastAsia="Times New Roman" w:hAnsi="Courier New" w:cs="Courier New"/>
          <w:b/>
          <w:bCs/>
          <w:color w:val="F92672"/>
          <w:sz w:val="20"/>
          <w:szCs w:val="20"/>
          <w:lang w:val="es-MX" w:eastAsia="es-MX"/>
        </w:rPr>
        <w:t>i</w:t>
      </w:r>
      <w:r w:rsidRPr="00265B44">
        <w:rPr>
          <w:rFonts w:ascii="Courier New" w:eastAsia="Times New Roman" w:hAnsi="Courier New" w:cs="Courier New"/>
          <w:color w:val="FFFFFF"/>
          <w:sz w:val="20"/>
          <w:szCs w:val="20"/>
          <w:lang w:val="es-MX" w:eastAsia="es-MX"/>
        </w:rPr>
        <w:t xml:space="preserve"> </w:t>
      </w:r>
      <w:proofErr w:type="spellStart"/>
      <w:r w:rsidRPr="00265B44">
        <w:rPr>
          <w:rFonts w:ascii="Courier New" w:eastAsia="Times New Roman" w:hAnsi="Courier New" w:cs="Courier New"/>
          <w:color w:val="FFFFFF"/>
          <w:sz w:val="20"/>
          <w:szCs w:val="20"/>
          <w:lang w:val="es-MX" w:eastAsia="es-MX"/>
        </w:rPr>
        <w:t>webpack</w:t>
      </w:r>
      <w:proofErr w:type="spellEnd"/>
      <w:r w:rsidRPr="00265B44">
        <w:rPr>
          <w:rFonts w:ascii="Courier New" w:eastAsia="Times New Roman" w:hAnsi="Courier New" w:cs="Courier New"/>
          <w:color w:val="FFFFFF"/>
          <w:sz w:val="20"/>
          <w:szCs w:val="20"/>
          <w:lang w:val="es-MX" w:eastAsia="es-MX"/>
        </w:rPr>
        <w:t xml:space="preserve"> -D</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Para instalar una versión precisa del paquete se puede agregar a su nombre el número de la versión después del signo @ así:</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1D5245">
        <w:rPr>
          <w:rFonts w:ascii="Courier New" w:eastAsia="Times New Roman" w:hAnsi="Courier New" w:cs="Courier New"/>
          <w:color w:val="FFFFFF"/>
          <w:sz w:val="20"/>
          <w:szCs w:val="20"/>
          <w:lang w:val="es-MX" w:eastAsia="es-MX"/>
        </w:rPr>
        <w:t>npm</w:t>
      </w:r>
      <w:proofErr w:type="spellEnd"/>
      <w:proofErr w:type="gramEnd"/>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i</w:t>
      </w:r>
      <w:r w:rsidRPr="001D5245">
        <w:rPr>
          <w:rFonts w:ascii="Courier New" w:eastAsia="Times New Roman" w:hAnsi="Courier New" w:cs="Courier New"/>
          <w:color w:val="FFFFFF"/>
          <w:sz w:val="20"/>
          <w:szCs w:val="20"/>
          <w:lang w:val="es-MX" w:eastAsia="es-MX"/>
        </w:rPr>
        <w:t xml:space="preserve"> webpack@4.32.2 -D</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Este método agregará </w:t>
      </w:r>
      <w:proofErr w:type="spellStart"/>
      <w:r w:rsidRPr="001D5245">
        <w:rPr>
          <w:rFonts w:ascii="Arial" w:eastAsia="Times New Roman" w:hAnsi="Arial" w:cs="Arial"/>
          <w:color w:val="4A4A4A"/>
          <w:sz w:val="20"/>
          <w:szCs w:val="20"/>
          <w:lang w:val="es-MX" w:eastAsia="es-MX"/>
        </w:rPr>
        <w:t>webpack</w:t>
      </w:r>
      <w:proofErr w:type="spellEnd"/>
      <w:r w:rsidRPr="001D5245">
        <w:rPr>
          <w:rFonts w:ascii="Arial" w:eastAsia="Times New Roman" w:hAnsi="Arial" w:cs="Arial"/>
          <w:color w:val="4A4A4A"/>
          <w:sz w:val="20"/>
          <w:szCs w:val="20"/>
          <w:lang w:val="es-MX" w:eastAsia="es-MX"/>
        </w:rPr>
        <w:t xml:space="preserve"> a las dependencias de desarrollo con el número de versión 4.32.2 pero cuando se descarguen los paquetes se instalará la última versión del paquete debido al prefijo ^</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A6E22E"/>
          <w:sz w:val="20"/>
          <w:szCs w:val="20"/>
          <w:lang w:val="es-MX" w:eastAsia="es-MX"/>
        </w:rPr>
        <w:t>"</w:t>
      </w:r>
      <w:proofErr w:type="spellStart"/>
      <w:r w:rsidRPr="001D5245">
        <w:rPr>
          <w:rFonts w:ascii="Courier New" w:eastAsia="Times New Roman" w:hAnsi="Courier New" w:cs="Courier New"/>
          <w:color w:val="A6E22E"/>
          <w:sz w:val="20"/>
          <w:szCs w:val="20"/>
          <w:lang w:val="es-MX" w:eastAsia="es-MX"/>
        </w:rPr>
        <w:t>devDependencies</w:t>
      </w:r>
      <w:proofErr w:type="spellEnd"/>
      <w:r w:rsidRPr="001D5245">
        <w:rPr>
          <w:rFonts w:ascii="Courier New" w:eastAsia="Times New Roman" w:hAnsi="Courier New" w:cs="Courier New"/>
          <w:color w:val="A6E22E"/>
          <w:sz w:val="20"/>
          <w:szCs w:val="20"/>
          <w:lang w:val="es-MX" w:eastAsia="es-MX"/>
        </w:rPr>
        <w:t>"</w:t>
      </w:r>
      <w:r w:rsidRPr="001D5245">
        <w:rPr>
          <w:rFonts w:ascii="Courier New" w:eastAsia="Times New Roman" w:hAnsi="Courier New" w:cs="Courier New"/>
          <w:color w:val="FFFFFF"/>
          <w:sz w:val="20"/>
          <w:szCs w:val="20"/>
          <w:lang w:val="es-MX" w:eastAsia="es-MX"/>
        </w:rPr>
        <w:t>: {</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FFFFFF"/>
          <w:sz w:val="20"/>
          <w:szCs w:val="20"/>
          <w:lang w:val="es-MX" w:eastAsia="es-MX"/>
        </w:rPr>
        <w:tab/>
      </w:r>
      <w:r w:rsidRPr="001D5245">
        <w:rPr>
          <w:rFonts w:ascii="Courier New" w:eastAsia="Times New Roman" w:hAnsi="Courier New" w:cs="Courier New"/>
          <w:color w:val="A6E22E"/>
          <w:sz w:val="20"/>
          <w:szCs w:val="20"/>
          <w:lang w:val="es-MX" w:eastAsia="es-MX"/>
        </w:rPr>
        <w:t>"</w:t>
      </w:r>
      <w:proofErr w:type="spellStart"/>
      <w:r w:rsidRPr="001D5245">
        <w:rPr>
          <w:rFonts w:ascii="Courier New" w:eastAsia="Times New Roman" w:hAnsi="Courier New" w:cs="Courier New"/>
          <w:color w:val="A6E22E"/>
          <w:sz w:val="20"/>
          <w:szCs w:val="20"/>
          <w:lang w:val="es-MX" w:eastAsia="es-MX"/>
        </w:rPr>
        <w:t>webpack</w:t>
      </w:r>
      <w:proofErr w:type="spellEnd"/>
      <w:r w:rsidRPr="001D5245">
        <w:rPr>
          <w:rFonts w:ascii="Courier New" w:eastAsia="Times New Roman" w:hAnsi="Courier New" w:cs="Courier New"/>
          <w:color w:val="A6E22E"/>
          <w:sz w:val="20"/>
          <w:szCs w:val="20"/>
          <w:lang w:val="es-MX" w:eastAsia="es-MX"/>
        </w:rPr>
        <w:t>"</w:t>
      </w:r>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color w:val="A6E22E"/>
          <w:sz w:val="20"/>
          <w:szCs w:val="20"/>
          <w:lang w:val="es-MX" w:eastAsia="es-MX"/>
        </w:rPr>
        <w:t>"^4.32.2"</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FFFFFF"/>
          <w:sz w:val="20"/>
          <w:szCs w:val="20"/>
          <w:lang w:val="es-MX" w:eastAsia="es-MX"/>
        </w:rPr>
        <w:t>}</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Para guardar la versión exacta en el </w:t>
      </w:r>
      <w:proofErr w:type="spellStart"/>
      <w:r w:rsidRPr="001D5245">
        <w:rPr>
          <w:rFonts w:ascii="Arial" w:eastAsia="Times New Roman" w:hAnsi="Arial" w:cs="Arial"/>
          <w:color w:val="4A4A4A"/>
          <w:sz w:val="20"/>
          <w:szCs w:val="20"/>
          <w:lang w:val="es-MX" w:eastAsia="es-MX"/>
        </w:rPr>
        <w:t>package.json</w:t>
      </w:r>
      <w:proofErr w:type="spellEnd"/>
      <w:r w:rsidRPr="001D5245">
        <w:rPr>
          <w:rFonts w:ascii="Arial" w:eastAsia="Times New Roman" w:hAnsi="Arial" w:cs="Arial"/>
          <w:color w:val="4A4A4A"/>
          <w:sz w:val="20"/>
          <w:szCs w:val="20"/>
          <w:lang w:val="es-MX" w:eastAsia="es-MX"/>
        </w:rPr>
        <w:t xml:space="preserve"> se debe agregar la bandera --</w:t>
      </w:r>
      <w:proofErr w:type="spellStart"/>
      <w:r w:rsidRPr="001D5245">
        <w:rPr>
          <w:rFonts w:ascii="Arial" w:eastAsia="Times New Roman" w:hAnsi="Arial" w:cs="Arial"/>
          <w:color w:val="4A4A4A"/>
          <w:sz w:val="20"/>
          <w:szCs w:val="20"/>
          <w:lang w:val="es-MX" w:eastAsia="es-MX"/>
        </w:rPr>
        <w:t>save-exact</w:t>
      </w:r>
      <w:proofErr w:type="spellEnd"/>
      <w:r w:rsidRPr="001D5245">
        <w:rPr>
          <w:rFonts w:ascii="Arial" w:eastAsia="Times New Roman" w:hAnsi="Arial" w:cs="Arial"/>
          <w:color w:val="4A4A4A"/>
          <w:sz w:val="20"/>
          <w:szCs w:val="20"/>
          <w:lang w:val="es-MX" w:eastAsia="es-MX"/>
        </w:rPr>
        <w:t xml:space="preserve"> y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sería -E</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install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w:t>
      </w:r>
      <w:proofErr w:type="spellStart"/>
      <w:r w:rsidRPr="001D5245">
        <w:rPr>
          <w:rFonts w:ascii="Courier New" w:eastAsia="Times New Roman" w:hAnsi="Courier New" w:cs="Courier New"/>
          <w:color w:val="A6E22E"/>
          <w:sz w:val="20"/>
          <w:szCs w:val="20"/>
          <w:lang w:val="en-US" w:eastAsia="es-MX"/>
        </w:rPr>
        <w:t>dev</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-exact</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1D5245">
        <w:rPr>
          <w:rFonts w:ascii="Courier New" w:eastAsia="Times New Roman" w:hAnsi="Courier New" w:cs="Courier New"/>
          <w:color w:val="FFFFFF"/>
          <w:sz w:val="20"/>
          <w:szCs w:val="20"/>
          <w:lang w:val="es-MX" w:eastAsia="es-MX"/>
        </w:rPr>
        <w:t>npm</w:t>
      </w:r>
      <w:proofErr w:type="spellEnd"/>
      <w:proofErr w:type="gramEnd"/>
      <w:r w:rsidRPr="001D5245">
        <w:rPr>
          <w:rFonts w:ascii="Courier New" w:eastAsia="Times New Roman" w:hAnsi="Courier New" w:cs="Courier New"/>
          <w:color w:val="FFFFFF"/>
          <w:sz w:val="20"/>
          <w:szCs w:val="20"/>
          <w:lang w:val="es-MX" w:eastAsia="es-MX"/>
        </w:rPr>
        <w:t xml:space="preserve"> i </w:t>
      </w:r>
      <w:proofErr w:type="spellStart"/>
      <w:r w:rsidRPr="001D5245">
        <w:rPr>
          <w:rFonts w:ascii="Courier New" w:eastAsia="Times New Roman" w:hAnsi="Courier New" w:cs="Courier New"/>
          <w:color w:val="FFFFFF"/>
          <w:sz w:val="20"/>
          <w:szCs w:val="20"/>
          <w:lang w:val="es-MX" w:eastAsia="es-MX"/>
        </w:rPr>
        <w:t>webpack</w:t>
      </w:r>
      <w:proofErr w:type="spellEnd"/>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D</w:t>
      </w:r>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E</w:t>
      </w:r>
    </w:p>
    <w:p w:rsidR="001D5245" w:rsidRPr="00301E5D" w:rsidRDefault="001D5245" w:rsidP="00301E5D">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Esto agregará la dependencia sin el prefijo, lo que instalaría la versión exacta indicada en cada instalación.</w:t>
      </w:r>
    </w:p>
    <w:p w:rsidR="00C56505" w:rsidRDefault="00C56505" w:rsidP="001C313C">
      <w:pPr>
        <w:shd w:val="clear" w:color="auto" w:fill="FFFFFF"/>
        <w:spacing w:before="0" w:after="0" w:line="240" w:lineRule="auto"/>
        <w:ind w:left="113" w:right="113"/>
        <w:jc w:val="both"/>
        <w:rPr>
          <w:rFonts w:ascii="Arial" w:hAnsi="Arial" w:cs="Arial"/>
          <w:color w:val="273B47"/>
          <w:sz w:val="20"/>
          <w:szCs w:val="20"/>
          <w:lang w:val="es-MX"/>
        </w:rPr>
      </w:pPr>
    </w:p>
    <w:p w:rsidR="00C56505" w:rsidRPr="00C56505" w:rsidRDefault="00C56505" w:rsidP="00C56505">
      <w:pPr>
        <w:pStyle w:val="Ttulo1"/>
        <w:rPr>
          <w:rFonts w:ascii="Arial" w:eastAsia="Times New Roman" w:hAnsi="Arial" w:cs="Arial"/>
          <w:sz w:val="24"/>
          <w:szCs w:val="24"/>
        </w:rPr>
      </w:pPr>
      <w:r w:rsidRPr="00C56505">
        <w:rPr>
          <w:rFonts w:ascii="Arial" w:eastAsia="Times New Roman" w:hAnsi="Arial" w:cs="Arial"/>
          <w:sz w:val="24"/>
          <w:szCs w:val="24"/>
        </w:rPr>
        <w:t>Creando nuestro primer bundle con Webpack</w:t>
      </w:r>
    </w:p>
    <w:p w:rsidR="00E703C8"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r w:rsidRPr="00E703C8">
        <w:rPr>
          <w:rFonts w:ascii="Arial" w:eastAsia="Times New Roman" w:hAnsi="Arial" w:cs="Arial"/>
          <w:color w:val="273B47"/>
          <w:sz w:val="20"/>
          <w:szCs w:val="20"/>
          <w:lang w:val="es-MX" w:eastAsia="es-MX"/>
        </w:rPr>
        <w:t>Vamos a instalar otra dependencia llamada </w:t>
      </w:r>
      <w:proofErr w:type="spellStart"/>
      <w:r w:rsidRPr="00E703C8">
        <w:rPr>
          <w:rFonts w:ascii="Arial" w:eastAsia="Times New Roman" w:hAnsi="Arial" w:cs="Arial"/>
          <w:b/>
          <w:bCs/>
          <w:color w:val="273B47"/>
          <w:sz w:val="20"/>
          <w:szCs w:val="20"/>
          <w:lang w:val="es-MX" w:eastAsia="es-MX"/>
        </w:rPr>
        <w:t>webpack</w:t>
      </w:r>
      <w:proofErr w:type="spellEnd"/>
      <w:r w:rsidRPr="00E703C8">
        <w:rPr>
          <w:rFonts w:ascii="Arial" w:eastAsia="Times New Roman" w:hAnsi="Arial" w:cs="Arial"/>
          <w:b/>
          <w:bCs/>
          <w:color w:val="273B47"/>
          <w:sz w:val="20"/>
          <w:szCs w:val="20"/>
          <w:lang w:val="es-MX" w:eastAsia="es-MX"/>
        </w:rPr>
        <w:t>-cli</w:t>
      </w:r>
      <w:r w:rsidRPr="00E703C8">
        <w:rPr>
          <w:rFonts w:ascii="Arial" w:eastAsia="Times New Roman" w:hAnsi="Arial" w:cs="Arial"/>
          <w:color w:val="273B47"/>
          <w:sz w:val="20"/>
          <w:szCs w:val="20"/>
          <w:lang w:val="es-MX" w:eastAsia="es-MX"/>
        </w:rPr>
        <w:t xml:space="preserve">, la API que expone </w:t>
      </w:r>
      <w:proofErr w:type="spellStart"/>
      <w:r w:rsidRPr="00E703C8">
        <w:rPr>
          <w:rFonts w:ascii="Arial" w:eastAsia="Times New Roman" w:hAnsi="Arial" w:cs="Arial"/>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xml:space="preserve"> en forma de </w:t>
      </w:r>
      <w:r w:rsidRPr="00E703C8">
        <w:rPr>
          <w:rFonts w:ascii="Arial" w:eastAsia="Times New Roman" w:hAnsi="Arial" w:cs="Arial"/>
          <w:b/>
          <w:bCs/>
          <w:color w:val="273B47"/>
          <w:sz w:val="20"/>
          <w:szCs w:val="20"/>
          <w:lang w:val="es-MX" w:eastAsia="es-MX"/>
        </w:rPr>
        <w:t>CLI (</w:t>
      </w:r>
      <w:proofErr w:type="spellStart"/>
      <w:r w:rsidRPr="00E703C8">
        <w:rPr>
          <w:rFonts w:ascii="Arial" w:eastAsia="Times New Roman" w:hAnsi="Arial" w:cs="Arial"/>
          <w:b/>
          <w:bCs/>
          <w:color w:val="273B47"/>
          <w:sz w:val="20"/>
          <w:szCs w:val="20"/>
          <w:lang w:val="es-MX" w:eastAsia="es-MX"/>
        </w:rPr>
        <w:t>Command</w:t>
      </w:r>
      <w:proofErr w:type="spellEnd"/>
      <w:r w:rsidRPr="00E703C8">
        <w:rPr>
          <w:rFonts w:ascii="Arial" w:eastAsia="Times New Roman" w:hAnsi="Arial" w:cs="Arial"/>
          <w:b/>
          <w:bCs/>
          <w:color w:val="273B47"/>
          <w:sz w:val="20"/>
          <w:szCs w:val="20"/>
          <w:lang w:val="es-MX" w:eastAsia="es-MX"/>
        </w:rPr>
        <w:t xml:space="preserve"> Line Interface)</w:t>
      </w:r>
      <w:r w:rsidRPr="00E703C8">
        <w:rPr>
          <w:rFonts w:ascii="Arial" w:eastAsia="Times New Roman" w:hAnsi="Arial" w:cs="Arial"/>
          <w:color w:val="273B47"/>
          <w:sz w:val="20"/>
          <w:szCs w:val="20"/>
          <w:lang w:val="es-MX" w:eastAsia="es-MX"/>
        </w:rPr>
        <w:t xml:space="preserve"> que nos va a permitir interactuar y configurar </w:t>
      </w:r>
      <w:proofErr w:type="spellStart"/>
      <w:r w:rsidRPr="00E703C8">
        <w:rPr>
          <w:rFonts w:ascii="Arial" w:eastAsia="Times New Roman" w:hAnsi="Arial" w:cs="Arial"/>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xml:space="preserve"> desde la terminal.</w:t>
      </w:r>
    </w:p>
    <w:p w:rsidR="00E703C8" w:rsidRPr="00E703C8"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p>
    <w:p w:rsidR="00C56505"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r w:rsidRPr="00E703C8">
        <w:rPr>
          <w:rFonts w:ascii="Arial" w:eastAsia="Times New Roman" w:hAnsi="Arial" w:cs="Arial"/>
          <w:color w:val="273B47"/>
          <w:sz w:val="20"/>
          <w:szCs w:val="20"/>
          <w:lang w:val="es-MX" w:eastAsia="es-MX"/>
        </w:rPr>
        <w:t>El comando </w:t>
      </w:r>
      <w:proofErr w:type="spellStart"/>
      <w:r w:rsidRPr="00E703C8">
        <w:rPr>
          <w:rFonts w:ascii="Courier New" w:eastAsia="Times New Roman" w:hAnsi="Courier New" w:cs="Courier New"/>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tiene una bandera llamada </w:t>
      </w:r>
      <w:r w:rsidRPr="00E703C8">
        <w:rPr>
          <w:rFonts w:ascii="Courier New" w:eastAsia="Times New Roman" w:hAnsi="Courier New" w:cs="Courier New"/>
          <w:color w:val="273B47"/>
          <w:sz w:val="20"/>
          <w:szCs w:val="20"/>
          <w:lang w:val="es-MX" w:eastAsia="es-MX"/>
        </w:rPr>
        <w:t>--</w:t>
      </w:r>
      <w:proofErr w:type="spellStart"/>
      <w:r w:rsidRPr="00E703C8">
        <w:rPr>
          <w:rFonts w:ascii="Courier New" w:eastAsia="Times New Roman" w:hAnsi="Courier New" w:cs="Courier New"/>
          <w:color w:val="273B47"/>
          <w:sz w:val="20"/>
          <w:szCs w:val="20"/>
          <w:lang w:val="es-MX" w:eastAsia="es-MX"/>
        </w:rPr>
        <w:t>mode</w:t>
      </w:r>
      <w:proofErr w:type="spellEnd"/>
      <w:r w:rsidRPr="00E703C8">
        <w:rPr>
          <w:rFonts w:ascii="Arial" w:eastAsia="Times New Roman" w:hAnsi="Arial" w:cs="Arial"/>
          <w:color w:val="273B47"/>
          <w:sz w:val="20"/>
          <w:szCs w:val="20"/>
          <w:lang w:val="es-MX" w:eastAsia="es-MX"/>
        </w:rPr>
        <w:t> que nos permite cambiar entre los modos producción y desarrollo. Recuerda que por defecto nos pone en modo producción si no la especificamos.</w:t>
      </w:r>
    </w:p>
    <w:p w:rsidR="00301E5D" w:rsidRDefault="00301E5D" w:rsidP="00E703C8">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roofErr w:type="spellStart"/>
      <w:r w:rsidRPr="00301E5D">
        <w:rPr>
          <w:rFonts w:ascii="Arial" w:eastAsia="Times New Roman" w:hAnsi="Arial" w:cs="Arial"/>
          <w:b/>
          <w:bCs/>
          <w:color w:val="273B47"/>
          <w:sz w:val="20"/>
          <w:szCs w:val="20"/>
          <w:lang w:val="es-MX" w:eastAsia="es-MX"/>
        </w:rPr>
        <w:t>Creacion</w:t>
      </w:r>
      <w:proofErr w:type="spellEnd"/>
      <w:r w:rsidRPr="00301E5D">
        <w:rPr>
          <w:rFonts w:ascii="Arial" w:eastAsia="Times New Roman" w:hAnsi="Arial" w:cs="Arial"/>
          <w:b/>
          <w:bCs/>
          <w:color w:val="273B47"/>
          <w:sz w:val="20"/>
          <w:szCs w:val="20"/>
          <w:lang w:val="es-MX" w:eastAsia="es-MX"/>
        </w:rPr>
        <w:t xml:space="preserve"> de </w:t>
      </w:r>
      <w:proofErr w:type="spellStart"/>
      <w:r w:rsidRPr="00301E5D">
        <w:rPr>
          <w:rFonts w:ascii="Arial" w:eastAsia="Times New Roman" w:hAnsi="Arial" w:cs="Arial"/>
          <w:b/>
          <w:bCs/>
          <w:color w:val="273B47"/>
          <w:sz w:val="20"/>
          <w:szCs w:val="20"/>
          <w:lang w:val="es-MX" w:eastAsia="es-MX"/>
        </w:rPr>
        <w:t>bundle</w:t>
      </w:r>
      <w:proofErr w:type="spellEnd"/>
      <w:r w:rsidRPr="00301E5D">
        <w:rPr>
          <w:rFonts w:ascii="Arial" w:eastAsia="Times New Roman" w:hAnsi="Arial" w:cs="Arial"/>
          <w:b/>
          <w:bCs/>
          <w:color w:val="273B47"/>
          <w:sz w:val="20"/>
          <w:szCs w:val="20"/>
          <w:lang w:val="es-MX" w:eastAsia="es-MX"/>
        </w:rPr>
        <w:t xml:space="preserve"> con </w:t>
      </w:r>
      <w:proofErr w:type="spellStart"/>
      <w:r w:rsidRPr="00301E5D">
        <w:rPr>
          <w:rFonts w:ascii="Arial" w:eastAsia="Times New Roman" w:hAnsi="Arial" w:cs="Arial"/>
          <w:b/>
          <w:bCs/>
          <w:color w:val="273B47"/>
          <w:sz w:val="20"/>
          <w:szCs w:val="20"/>
          <w:lang w:val="es-MX" w:eastAsia="es-MX"/>
        </w:rPr>
        <w:t>webpack</w:t>
      </w:r>
      <w:proofErr w:type="spellEnd"/>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r w:rsidRPr="00301E5D">
        <w:rPr>
          <w:rFonts w:ascii="Arial" w:eastAsia="Times New Roman" w:hAnsi="Arial" w:cs="Arial"/>
          <w:color w:val="273B47"/>
          <w:sz w:val="20"/>
          <w:szCs w:val="20"/>
          <w:lang w:val="es-MX" w:eastAsia="es-MX"/>
        </w:rPr>
        <w:t xml:space="preserve">Desde la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4 de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requiere el uso de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cli el cual se instala como dependencia de desarrollo en nuestro proyecto</w:t>
      </w:r>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n-US" w:eastAsia="es-MX"/>
        </w:rPr>
      </w:pPr>
      <w:proofErr w:type="spellStart"/>
      <w:proofErr w:type="gramStart"/>
      <w:r w:rsidRPr="00301E5D">
        <w:rPr>
          <w:rFonts w:ascii="Arial" w:eastAsia="Times New Roman" w:hAnsi="Arial" w:cs="Arial"/>
          <w:b/>
          <w:bCs/>
          <w:color w:val="273B47"/>
          <w:sz w:val="20"/>
          <w:szCs w:val="20"/>
          <w:lang w:val="en-US" w:eastAsia="es-MX"/>
        </w:rPr>
        <w:t>npm</w:t>
      </w:r>
      <w:proofErr w:type="spellEnd"/>
      <w:proofErr w:type="gramEnd"/>
      <w:r w:rsidRPr="00301E5D">
        <w:rPr>
          <w:rFonts w:ascii="Arial" w:eastAsia="Times New Roman" w:hAnsi="Arial" w:cs="Arial"/>
          <w:b/>
          <w:bCs/>
          <w:color w:val="273B47"/>
          <w:sz w:val="20"/>
          <w:szCs w:val="20"/>
          <w:lang w:val="en-US" w:eastAsia="es-MX"/>
        </w:rPr>
        <w:t xml:space="preserve"> install </w:t>
      </w:r>
      <w:proofErr w:type="spellStart"/>
      <w:r w:rsidRPr="00301E5D">
        <w:rPr>
          <w:rFonts w:ascii="Arial" w:eastAsia="Times New Roman" w:hAnsi="Arial" w:cs="Arial"/>
          <w:b/>
          <w:bCs/>
          <w:color w:val="273B47"/>
          <w:sz w:val="20"/>
          <w:szCs w:val="20"/>
          <w:lang w:val="en-US" w:eastAsia="es-MX"/>
        </w:rPr>
        <w:t>webpack</w:t>
      </w:r>
      <w:proofErr w:type="spellEnd"/>
      <w:r w:rsidRPr="00301E5D">
        <w:rPr>
          <w:rFonts w:ascii="Arial" w:eastAsia="Times New Roman" w:hAnsi="Arial" w:cs="Arial"/>
          <w:b/>
          <w:bCs/>
          <w:color w:val="273B47"/>
          <w:sz w:val="20"/>
          <w:szCs w:val="20"/>
          <w:lang w:val="en-US" w:eastAsia="es-MX"/>
        </w:rPr>
        <w:t>-cli --save-</w:t>
      </w:r>
      <w:proofErr w:type="spellStart"/>
      <w:r w:rsidRPr="00301E5D">
        <w:rPr>
          <w:rFonts w:ascii="Arial" w:eastAsia="Times New Roman" w:hAnsi="Arial" w:cs="Arial"/>
          <w:b/>
          <w:bCs/>
          <w:color w:val="273B47"/>
          <w:sz w:val="20"/>
          <w:szCs w:val="20"/>
          <w:lang w:val="en-US" w:eastAsia="es-MX"/>
        </w:rPr>
        <w:t>dev</w:t>
      </w:r>
      <w:proofErr w:type="spellEnd"/>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roofErr w:type="gramStart"/>
      <w:r w:rsidRPr="00301E5D">
        <w:rPr>
          <w:rFonts w:ascii="Arial" w:eastAsia="Times New Roman" w:hAnsi="Arial" w:cs="Arial"/>
          <w:color w:val="273B47"/>
          <w:sz w:val="20"/>
          <w:szCs w:val="20"/>
          <w:lang w:val="es-MX" w:eastAsia="es-MX"/>
        </w:rPr>
        <w:t>haciendo</w:t>
      </w:r>
      <w:proofErr w:type="gramEnd"/>
      <w:r w:rsidRPr="00301E5D">
        <w:rPr>
          <w:rFonts w:ascii="Arial" w:eastAsia="Times New Roman" w:hAnsi="Arial" w:cs="Arial"/>
          <w:color w:val="273B47"/>
          <w:sz w:val="20"/>
          <w:szCs w:val="20"/>
          <w:lang w:val="es-MX" w:eastAsia="es-MX"/>
        </w:rPr>
        <w:t xml:space="preserve"> uso de </w:t>
      </w:r>
      <w:proofErr w:type="spellStart"/>
      <w:r w:rsidRPr="00301E5D">
        <w:rPr>
          <w:rFonts w:ascii="Arial" w:eastAsia="Times New Roman" w:hAnsi="Arial" w:cs="Arial"/>
          <w:color w:val="273B47"/>
          <w:sz w:val="20"/>
          <w:szCs w:val="20"/>
          <w:lang w:val="es-MX" w:eastAsia="es-MX"/>
        </w:rPr>
        <w:t>npx</w:t>
      </w:r>
      <w:proofErr w:type="spellEnd"/>
      <w:r w:rsidRPr="00301E5D">
        <w:rPr>
          <w:rFonts w:ascii="Arial" w:eastAsia="Times New Roman" w:hAnsi="Arial" w:cs="Arial"/>
          <w:color w:val="273B47"/>
          <w:sz w:val="20"/>
          <w:szCs w:val="20"/>
          <w:lang w:val="es-MX" w:eastAsia="es-MX"/>
        </w:rPr>
        <w:t xml:space="preserve"> podemos usar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como comando en </w:t>
      </w:r>
      <w:proofErr w:type="spellStart"/>
      <w:r w:rsidRPr="00301E5D">
        <w:rPr>
          <w:rFonts w:ascii="Arial" w:eastAsia="Times New Roman" w:hAnsi="Arial" w:cs="Arial"/>
          <w:color w:val="273B47"/>
          <w:sz w:val="20"/>
          <w:szCs w:val="20"/>
          <w:lang w:val="es-MX" w:eastAsia="es-MX"/>
        </w:rPr>
        <w:t>en</w:t>
      </w:r>
      <w:proofErr w:type="spellEnd"/>
      <w:r w:rsidRPr="00301E5D">
        <w:rPr>
          <w:rFonts w:ascii="Arial" w:eastAsia="Times New Roman" w:hAnsi="Arial" w:cs="Arial"/>
          <w:color w:val="273B47"/>
          <w:sz w:val="20"/>
          <w:szCs w:val="20"/>
          <w:lang w:val="es-MX" w:eastAsia="es-MX"/>
        </w:rPr>
        <w:t xml:space="preserve"> nuestra consola</w:t>
      </w:r>
      <w:r w:rsidRPr="00301E5D">
        <w:rPr>
          <w:rFonts w:ascii="Arial" w:eastAsia="Times New Roman" w:hAnsi="Arial" w:cs="Arial"/>
          <w:color w:val="273B47"/>
          <w:sz w:val="20"/>
          <w:szCs w:val="20"/>
          <w:lang w:val="es-MX" w:eastAsia="es-MX"/>
        </w:rPr>
        <w:br/>
        <w:t>-</w:t>
      </w:r>
      <w:proofErr w:type="spellStart"/>
      <w:r w:rsidRPr="00301E5D">
        <w:rPr>
          <w:rFonts w:ascii="Arial" w:eastAsia="Times New Roman" w:hAnsi="Arial" w:cs="Arial"/>
          <w:color w:val="273B47"/>
          <w:sz w:val="20"/>
          <w:szCs w:val="20"/>
          <w:lang w:val="es-MX" w:eastAsia="es-MX"/>
        </w:rPr>
        <w:t>npx</w:t>
      </w:r>
      <w:proofErr w:type="spellEnd"/>
      <w:r w:rsidRPr="00301E5D">
        <w:rPr>
          <w:rFonts w:ascii="Arial" w:eastAsia="Times New Roman" w:hAnsi="Arial" w:cs="Arial"/>
          <w:color w:val="273B47"/>
          <w:sz w:val="20"/>
          <w:szCs w:val="20"/>
          <w:lang w:val="es-MX" w:eastAsia="es-MX"/>
        </w:rPr>
        <w:t xml:space="preserv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-v (nos arrojara la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instalada)</w:t>
      </w:r>
      <w:r w:rsidRPr="00301E5D">
        <w:rPr>
          <w:rFonts w:ascii="Arial" w:eastAsia="Times New Roman" w:hAnsi="Arial" w:cs="Arial"/>
          <w:color w:val="273B47"/>
          <w:sz w:val="20"/>
          <w:szCs w:val="20"/>
          <w:lang w:val="es-MX" w:eastAsia="es-MX"/>
        </w:rPr>
        <w:br/>
        <w:t>**</w:t>
      </w:r>
      <w:proofErr w:type="spellStart"/>
      <w:r w:rsidRPr="00301E5D">
        <w:rPr>
          <w:rFonts w:ascii="Arial" w:eastAsia="Times New Roman" w:hAnsi="Arial" w:cs="Arial"/>
          <w:color w:val="273B47"/>
          <w:sz w:val="20"/>
          <w:szCs w:val="20"/>
          <w:lang w:val="es-MX" w:eastAsia="es-MX"/>
        </w:rPr>
        <w:t>Creacion</w:t>
      </w:r>
      <w:proofErr w:type="spellEnd"/>
      <w:r w:rsidRPr="00301E5D">
        <w:rPr>
          <w:rFonts w:ascii="Arial" w:eastAsia="Times New Roman" w:hAnsi="Arial" w:cs="Arial"/>
          <w:color w:val="273B47"/>
          <w:sz w:val="20"/>
          <w:szCs w:val="20"/>
          <w:lang w:val="es-MX" w:eastAsia="es-MX"/>
        </w:rPr>
        <w:t xml:space="preserve"> de archivo e entrada y salida en nuestro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br/>
        <w:t>**</w:t>
      </w:r>
      <w:r w:rsidRPr="00301E5D">
        <w:rPr>
          <w:rFonts w:ascii="Arial" w:eastAsia="Times New Roman" w:hAnsi="Arial" w:cs="Arial"/>
          <w:color w:val="273B47"/>
          <w:sz w:val="20"/>
          <w:szCs w:val="20"/>
          <w:lang w:val="es-MX" w:eastAsia="es-MX"/>
        </w:rPr>
        <w:br/>
      </w:r>
      <w:proofErr w:type="spellStart"/>
      <w:r w:rsidRPr="00301E5D">
        <w:rPr>
          <w:rFonts w:ascii="Arial" w:eastAsia="Times New Roman" w:hAnsi="Arial" w:cs="Arial"/>
          <w:b/>
          <w:bCs/>
          <w:color w:val="273B47"/>
          <w:sz w:val="20"/>
          <w:szCs w:val="20"/>
          <w:lang w:val="es-MX" w:eastAsia="es-MX"/>
        </w:rPr>
        <w:t>npx</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webpack</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entry</w:t>
      </w:r>
      <w:proofErr w:type="spellEnd"/>
      <w:r w:rsidRPr="00301E5D">
        <w:rPr>
          <w:rFonts w:ascii="Arial" w:eastAsia="Times New Roman" w:hAnsi="Arial" w:cs="Arial"/>
          <w:b/>
          <w:bCs/>
          <w:color w:val="273B47"/>
          <w:sz w:val="20"/>
          <w:szCs w:val="20"/>
          <w:lang w:val="es-MX" w:eastAsia="es-MX"/>
        </w:rPr>
        <w:t xml:space="preserve"> ./index.js --output ./bundle.js --</w:t>
      </w:r>
      <w:proofErr w:type="spellStart"/>
      <w:r w:rsidRPr="00301E5D">
        <w:rPr>
          <w:rFonts w:ascii="Arial" w:eastAsia="Times New Roman" w:hAnsi="Arial" w:cs="Arial"/>
          <w:b/>
          <w:bCs/>
          <w:color w:val="273B47"/>
          <w:sz w:val="20"/>
          <w:szCs w:val="20"/>
          <w:lang w:val="es-MX" w:eastAsia="es-MX"/>
        </w:rPr>
        <w:t>mode</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development</w:t>
      </w:r>
      <w:proofErr w:type="spellEnd"/>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r w:rsidRPr="00301E5D">
        <w:rPr>
          <w:rFonts w:ascii="Arial" w:eastAsia="Times New Roman" w:hAnsi="Arial" w:cs="Arial"/>
          <w:color w:val="273B47"/>
          <w:sz w:val="20"/>
          <w:szCs w:val="20"/>
          <w:lang w:val="es-MX" w:eastAsia="es-MX"/>
        </w:rPr>
        <w:t xml:space="preserve">Con este comando le estamos indicando a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el archivo en el que trabajaremos nuestro código para que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lo procese y luego le indicamos el archivo de salida del </w:t>
      </w:r>
      <w:proofErr w:type="spellStart"/>
      <w:r w:rsidRPr="00301E5D">
        <w:rPr>
          <w:rFonts w:ascii="Arial" w:eastAsia="Times New Roman" w:hAnsi="Arial" w:cs="Arial"/>
          <w:color w:val="273B47"/>
          <w:sz w:val="20"/>
          <w:szCs w:val="20"/>
          <w:lang w:val="es-MX" w:eastAsia="es-MX"/>
        </w:rPr>
        <w:t>bundle</w:t>
      </w:r>
      <w:proofErr w:type="spellEnd"/>
      <w:r w:rsidRPr="00301E5D">
        <w:rPr>
          <w:rFonts w:ascii="Arial" w:eastAsia="Times New Roman" w:hAnsi="Arial" w:cs="Arial"/>
          <w:color w:val="273B47"/>
          <w:sz w:val="20"/>
          <w:szCs w:val="20"/>
          <w:lang w:val="es-MX" w:eastAsia="es-MX"/>
        </w:rPr>
        <w:t xml:space="preserve"> el cual se utilizara en el producto final.</w:t>
      </w:r>
      <w:r w:rsidRPr="00301E5D">
        <w:rPr>
          <w:rFonts w:ascii="Arial" w:eastAsia="Times New Roman" w:hAnsi="Arial" w:cs="Arial"/>
          <w:color w:val="273B47"/>
          <w:sz w:val="20"/>
          <w:szCs w:val="20"/>
          <w:lang w:val="es-MX" w:eastAsia="es-MX"/>
        </w:rPr>
        <w:br/>
      </w:r>
      <w:proofErr w:type="gramStart"/>
      <w:r w:rsidRPr="00301E5D">
        <w:rPr>
          <w:rFonts w:ascii="Arial" w:eastAsia="Times New Roman" w:hAnsi="Arial" w:cs="Arial"/>
          <w:color w:val="273B47"/>
          <w:sz w:val="20"/>
          <w:szCs w:val="20"/>
          <w:lang w:val="es-MX" w:eastAsia="es-MX"/>
        </w:rPr>
        <w:t>con</w:t>
      </w:r>
      <w:proofErr w:type="gramEnd"/>
      <w:r w:rsidRPr="00301E5D">
        <w:rPr>
          <w:rFonts w:ascii="Arial" w:eastAsia="Times New Roman" w:hAnsi="Arial" w:cs="Arial"/>
          <w:color w:val="273B47"/>
          <w:sz w:val="20"/>
          <w:szCs w:val="20"/>
          <w:lang w:val="es-MX" w:eastAsia="es-MX"/>
        </w:rPr>
        <w:t xml:space="preserve"> el </w:t>
      </w:r>
      <w:proofErr w:type="spellStart"/>
      <w:r w:rsidRPr="00301E5D">
        <w:rPr>
          <w:rFonts w:ascii="Arial" w:eastAsia="Times New Roman" w:hAnsi="Arial" w:cs="Arial"/>
          <w:color w:val="273B47"/>
          <w:sz w:val="20"/>
          <w:szCs w:val="20"/>
          <w:lang w:val="es-MX" w:eastAsia="es-MX"/>
        </w:rPr>
        <w:t>flag</w:t>
      </w:r>
      <w:proofErr w:type="spellEnd"/>
      <w:r w:rsidRPr="00301E5D">
        <w:rPr>
          <w:rFonts w:ascii="Arial" w:eastAsia="Times New Roman" w:hAnsi="Arial" w:cs="Arial"/>
          <w:color w:val="273B47"/>
          <w:sz w:val="20"/>
          <w:szCs w:val="20"/>
          <w:lang w:val="es-MX" w:eastAsia="es-MX"/>
        </w:rPr>
        <w:t xml:space="preserve"> de “–</w:t>
      </w:r>
      <w:proofErr w:type="spellStart"/>
      <w:r w:rsidRPr="00301E5D">
        <w:rPr>
          <w:rFonts w:ascii="Arial" w:eastAsia="Times New Roman" w:hAnsi="Arial" w:cs="Arial"/>
          <w:color w:val="273B47"/>
          <w:sz w:val="20"/>
          <w:szCs w:val="20"/>
          <w:lang w:val="es-MX" w:eastAsia="es-MX"/>
        </w:rPr>
        <w:t>mode</w:t>
      </w:r>
      <w:proofErr w:type="spellEnd"/>
      <w:r w:rsidRPr="00301E5D">
        <w:rPr>
          <w:rFonts w:ascii="Arial" w:eastAsia="Times New Roman" w:hAnsi="Arial" w:cs="Arial"/>
          <w:color w:val="273B47"/>
          <w:sz w:val="20"/>
          <w:szCs w:val="20"/>
          <w:lang w:val="es-MX" w:eastAsia="es-MX"/>
        </w:rPr>
        <w:t xml:space="preserve">” indicamos si queremos una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de </w:t>
      </w:r>
      <w:proofErr w:type="spellStart"/>
      <w:r w:rsidRPr="00301E5D">
        <w:rPr>
          <w:rFonts w:ascii="Arial" w:eastAsia="Times New Roman" w:hAnsi="Arial" w:cs="Arial"/>
          <w:color w:val="273B47"/>
          <w:sz w:val="20"/>
          <w:szCs w:val="20"/>
          <w:lang w:val="es-MX" w:eastAsia="es-MX"/>
        </w:rPr>
        <w:t>production</w:t>
      </w:r>
      <w:proofErr w:type="spellEnd"/>
      <w:r w:rsidRPr="00301E5D">
        <w:rPr>
          <w:rFonts w:ascii="Arial" w:eastAsia="Times New Roman" w:hAnsi="Arial" w:cs="Arial"/>
          <w:color w:val="273B47"/>
          <w:sz w:val="20"/>
          <w:szCs w:val="20"/>
          <w:lang w:val="es-MX" w:eastAsia="es-MX"/>
        </w:rPr>
        <w:t xml:space="preserve"> la cual </w:t>
      </w:r>
      <w:proofErr w:type="spellStart"/>
      <w:r w:rsidRPr="00301E5D">
        <w:rPr>
          <w:rFonts w:ascii="Arial" w:eastAsia="Times New Roman" w:hAnsi="Arial" w:cs="Arial"/>
          <w:color w:val="273B47"/>
          <w:sz w:val="20"/>
          <w:szCs w:val="20"/>
          <w:lang w:val="es-MX" w:eastAsia="es-MX"/>
        </w:rPr>
        <w:t>traera</w:t>
      </w:r>
      <w:proofErr w:type="spellEnd"/>
      <w:r w:rsidRPr="00301E5D">
        <w:rPr>
          <w:rFonts w:ascii="Arial" w:eastAsia="Times New Roman" w:hAnsi="Arial" w:cs="Arial"/>
          <w:color w:val="273B47"/>
          <w:sz w:val="20"/>
          <w:szCs w:val="20"/>
          <w:lang w:val="es-MX" w:eastAsia="es-MX"/>
        </w:rPr>
        <w:t xml:space="preserve"> todo el </w:t>
      </w:r>
      <w:proofErr w:type="spellStart"/>
      <w:r w:rsidRPr="00301E5D">
        <w:rPr>
          <w:rFonts w:ascii="Arial" w:eastAsia="Times New Roman" w:hAnsi="Arial" w:cs="Arial"/>
          <w:color w:val="273B47"/>
          <w:sz w:val="20"/>
          <w:szCs w:val="20"/>
          <w:lang w:val="es-MX" w:eastAsia="es-MX"/>
        </w:rPr>
        <w:t>codigo</w:t>
      </w:r>
      <w:proofErr w:type="spellEnd"/>
      <w:r w:rsidRPr="00301E5D">
        <w:rPr>
          <w:rFonts w:ascii="Arial" w:eastAsia="Times New Roman" w:hAnsi="Arial" w:cs="Arial"/>
          <w:color w:val="273B47"/>
          <w:sz w:val="20"/>
          <w:szCs w:val="20"/>
          <w:lang w:val="es-MX" w:eastAsia="es-MX"/>
        </w:rPr>
        <w:t xml:space="preserve"> </w:t>
      </w:r>
      <w:proofErr w:type="spellStart"/>
      <w:r w:rsidRPr="00301E5D">
        <w:rPr>
          <w:rFonts w:ascii="Arial" w:eastAsia="Times New Roman" w:hAnsi="Arial" w:cs="Arial"/>
          <w:color w:val="273B47"/>
          <w:sz w:val="20"/>
          <w:szCs w:val="20"/>
          <w:lang w:val="es-MX" w:eastAsia="es-MX"/>
        </w:rPr>
        <w:t>minificado</w:t>
      </w:r>
      <w:proofErr w:type="spellEnd"/>
      <w:r w:rsidRPr="00301E5D">
        <w:rPr>
          <w:rFonts w:ascii="Arial" w:eastAsia="Times New Roman" w:hAnsi="Arial" w:cs="Arial"/>
          <w:color w:val="273B47"/>
          <w:sz w:val="20"/>
          <w:szCs w:val="20"/>
          <w:lang w:val="es-MX" w:eastAsia="es-MX"/>
        </w:rPr>
        <w:t xml:space="preserve"> o modo </w:t>
      </w:r>
      <w:proofErr w:type="spellStart"/>
      <w:r w:rsidRPr="00301E5D">
        <w:rPr>
          <w:rFonts w:ascii="Arial" w:eastAsia="Times New Roman" w:hAnsi="Arial" w:cs="Arial"/>
          <w:color w:val="273B47"/>
          <w:sz w:val="20"/>
          <w:szCs w:val="20"/>
          <w:lang w:val="es-MX" w:eastAsia="es-MX"/>
        </w:rPr>
        <w:t>development</w:t>
      </w:r>
      <w:proofErr w:type="spellEnd"/>
      <w:r w:rsidRPr="00301E5D">
        <w:rPr>
          <w:rFonts w:ascii="Arial" w:eastAsia="Times New Roman" w:hAnsi="Arial" w:cs="Arial"/>
          <w:color w:val="273B47"/>
          <w:sz w:val="20"/>
          <w:szCs w:val="20"/>
          <w:lang w:val="es-MX" w:eastAsia="es-MX"/>
        </w:rPr>
        <w:t>.</w:t>
      </w: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hAnsi="Arial" w:cs="Arial"/>
          <w:color w:val="4A4A4A"/>
          <w:sz w:val="20"/>
          <w:szCs w:val="20"/>
          <w:shd w:val="clear" w:color="auto" w:fill="FFFFFF"/>
        </w:rPr>
      </w:pPr>
      <w:r w:rsidRPr="00301E5D">
        <w:rPr>
          <w:rFonts w:ascii="Arial" w:hAnsi="Arial" w:cs="Arial"/>
          <w:color w:val="4A4A4A"/>
          <w:sz w:val="20"/>
          <w:szCs w:val="20"/>
          <w:shd w:val="clear" w:color="auto" w:fill="FFFFFF"/>
        </w:rPr>
        <w:lastRenderedPageBreak/>
        <w:t>Las </w:t>
      </w:r>
      <w:proofErr w:type="spellStart"/>
      <w:r w:rsidRPr="00301E5D">
        <w:rPr>
          <w:rStyle w:val="Textoennegrita"/>
          <w:rFonts w:ascii="Arial" w:hAnsi="Arial" w:cs="Arial"/>
          <w:color w:val="4A4A4A"/>
          <w:sz w:val="20"/>
          <w:szCs w:val="20"/>
          <w:shd w:val="clear" w:color="auto" w:fill="FFFFFF"/>
        </w:rPr>
        <w:t>devDependencies</w:t>
      </w:r>
      <w:proofErr w:type="spellEnd"/>
      <w:r w:rsidRPr="00301E5D">
        <w:rPr>
          <w:rFonts w:ascii="Arial" w:hAnsi="Arial" w:cs="Arial"/>
          <w:color w:val="4A4A4A"/>
          <w:sz w:val="20"/>
          <w:szCs w:val="20"/>
          <w:shd w:val="clear" w:color="auto" w:fill="FFFFFF"/>
        </w:rPr>
        <w:t xml:space="preserve"> son aquellas que sólo utilizarás </w:t>
      </w:r>
      <w:proofErr w:type="gramStart"/>
      <w:r w:rsidRPr="00301E5D">
        <w:rPr>
          <w:rFonts w:ascii="Arial" w:hAnsi="Arial" w:cs="Arial"/>
          <w:color w:val="4A4A4A"/>
          <w:sz w:val="20"/>
          <w:szCs w:val="20"/>
          <w:shd w:val="clear" w:color="auto" w:fill="FFFFFF"/>
        </w:rPr>
        <w:t>tu</w:t>
      </w:r>
      <w:proofErr w:type="gramEnd"/>
      <w:r w:rsidRPr="00301E5D">
        <w:rPr>
          <w:rFonts w:ascii="Arial" w:hAnsi="Arial" w:cs="Arial"/>
          <w:color w:val="4A4A4A"/>
          <w:sz w:val="20"/>
          <w:szCs w:val="20"/>
          <w:shd w:val="clear" w:color="auto" w:fill="FFFFFF"/>
        </w:rPr>
        <w:t xml:space="preserve"> como desarrollador y que el público no necesitará para correr la página, estas dependencias no serán tomadas en cuenta a la hora de hacer el empaquetado final de tu página, es decir, no se incluirán en la versión de producción. Por ejemplo: </w:t>
      </w:r>
      <w:proofErr w:type="spellStart"/>
      <w:r w:rsidRPr="00301E5D">
        <w:rPr>
          <w:rFonts w:ascii="Arial" w:hAnsi="Arial" w:cs="Arial"/>
          <w:color w:val="4A4A4A"/>
          <w:sz w:val="20"/>
          <w:szCs w:val="20"/>
          <w:shd w:val="clear" w:color="auto" w:fill="FFFFFF"/>
        </w:rPr>
        <w:t>ESLint</w:t>
      </w:r>
      <w:proofErr w:type="spellEnd"/>
      <w:r w:rsidRPr="00301E5D">
        <w:rPr>
          <w:rFonts w:ascii="Arial" w:hAnsi="Arial" w:cs="Arial"/>
          <w:color w:val="4A4A4A"/>
          <w:sz w:val="20"/>
          <w:szCs w:val="20"/>
        </w:rPr>
        <w:br/>
      </w:r>
      <w:r w:rsidRPr="00301E5D">
        <w:rPr>
          <w:rFonts w:ascii="Arial" w:hAnsi="Arial" w:cs="Arial"/>
          <w:color w:val="4A4A4A"/>
          <w:sz w:val="20"/>
          <w:szCs w:val="20"/>
          <w:shd w:val="clear" w:color="auto" w:fill="FFFFFF"/>
        </w:rPr>
        <w:t> </w:t>
      </w:r>
      <w:r w:rsidRPr="00301E5D">
        <w:rPr>
          <w:rFonts w:ascii="Arial" w:hAnsi="Arial" w:cs="Arial"/>
          <w:color w:val="4A4A4A"/>
          <w:sz w:val="20"/>
          <w:szCs w:val="20"/>
        </w:rPr>
        <w:br/>
      </w:r>
      <w:r w:rsidRPr="00301E5D">
        <w:rPr>
          <w:rFonts w:ascii="Arial" w:hAnsi="Arial" w:cs="Arial"/>
          <w:color w:val="4A4A4A"/>
          <w:sz w:val="20"/>
          <w:szCs w:val="20"/>
          <w:shd w:val="clear" w:color="auto" w:fill="FFFFFF"/>
        </w:rPr>
        <w:t>Por otra parte, las </w:t>
      </w:r>
      <w:proofErr w:type="spellStart"/>
      <w:r w:rsidRPr="00301E5D">
        <w:rPr>
          <w:rStyle w:val="Textoennegrita"/>
          <w:rFonts w:ascii="Arial" w:hAnsi="Arial" w:cs="Arial"/>
          <w:color w:val="4A4A4A"/>
          <w:sz w:val="20"/>
          <w:szCs w:val="20"/>
          <w:shd w:val="clear" w:color="auto" w:fill="FFFFFF"/>
        </w:rPr>
        <w:t>dependencies</w:t>
      </w:r>
      <w:proofErr w:type="spellEnd"/>
      <w:r w:rsidRPr="00301E5D">
        <w:rPr>
          <w:rFonts w:ascii="Arial" w:hAnsi="Arial" w:cs="Arial"/>
          <w:color w:val="4A4A4A"/>
          <w:sz w:val="20"/>
          <w:szCs w:val="20"/>
          <w:shd w:val="clear" w:color="auto" w:fill="FFFFFF"/>
        </w:rPr>
        <w:t xml:space="preserve"> forman parte esencial de tu página y siempre serán </w:t>
      </w:r>
      <w:proofErr w:type="spellStart"/>
      <w:r w:rsidRPr="00301E5D">
        <w:rPr>
          <w:rFonts w:ascii="Arial" w:hAnsi="Arial" w:cs="Arial"/>
          <w:color w:val="4A4A4A"/>
          <w:sz w:val="20"/>
          <w:szCs w:val="20"/>
          <w:shd w:val="clear" w:color="auto" w:fill="FFFFFF"/>
        </w:rPr>
        <w:t>incluídas</w:t>
      </w:r>
      <w:proofErr w:type="spellEnd"/>
      <w:r w:rsidRPr="00301E5D">
        <w:rPr>
          <w:rFonts w:ascii="Arial" w:hAnsi="Arial" w:cs="Arial"/>
          <w:color w:val="4A4A4A"/>
          <w:sz w:val="20"/>
          <w:szCs w:val="20"/>
          <w:shd w:val="clear" w:color="auto" w:fill="FFFFFF"/>
        </w:rPr>
        <w:t xml:space="preserve"> en la versión de producción, pues estas serán necesarias para correr la página. Por ejemplo: </w:t>
      </w:r>
      <w:proofErr w:type="spellStart"/>
      <w:r w:rsidRPr="00301E5D">
        <w:rPr>
          <w:rFonts w:ascii="Arial" w:hAnsi="Arial" w:cs="Arial"/>
          <w:color w:val="4A4A4A"/>
          <w:sz w:val="20"/>
          <w:szCs w:val="20"/>
          <w:shd w:val="clear" w:color="auto" w:fill="FFFFFF"/>
        </w:rPr>
        <w:t>React</w:t>
      </w:r>
      <w:proofErr w:type="spellEnd"/>
      <w:r w:rsidRPr="00301E5D">
        <w:rPr>
          <w:rFonts w:ascii="Arial" w:hAnsi="Arial" w:cs="Arial"/>
          <w:color w:val="4A4A4A"/>
          <w:sz w:val="20"/>
          <w:szCs w:val="20"/>
          <w:shd w:val="clear" w:color="auto" w:fill="FFFFFF"/>
        </w:rPr>
        <w:t>.</w:t>
      </w:r>
    </w:p>
    <w:p w:rsidR="00301E5D" w:rsidRDefault="00301E5D" w:rsidP="00301E5D">
      <w:pPr>
        <w:shd w:val="clear" w:color="auto" w:fill="FFFFFF"/>
        <w:spacing w:before="0" w:after="0" w:line="240" w:lineRule="auto"/>
        <w:jc w:val="both"/>
        <w:rPr>
          <w:rFonts w:ascii="Arial" w:hAnsi="Arial" w:cs="Arial"/>
          <w:color w:val="4A4A4A"/>
          <w:sz w:val="20"/>
          <w:szCs w:val="20"/>
          <w:shd w:val="clear" w:color="auto" w:fill="FFFFFF"/>
        </w:rPr>
      </w:pPr>
    </w:p>
    <w:p w:rsidR="00301E5D" w:rsidRPr="00265B44" w:rsidRDefault="00301E5D" w:rsidP="00301E5D">
      <w:pPr>
        <w:shd w:val="clear" w:color="auto" w:fill="FFFFFF"/>
        <w:spacing w:before="0" w:after="0" w:line="240" w:lineRule="auto"/>
        <w:jc w:val="both"/>
        <w:rPr>
          <w:rFonts w:ascii="Arial" w:eastAsia="Times New Roman" w:hAnsi="Arial" w:cs="Arial"/>
          <w:color w:val="273B47"/>
          <w:sz w:val="20"/>
          <w:szCs w:val="20"/>
          <w:lang w:eastAsia="es-MX"/>
        </w:rPr>
      </w:pPr>
      <w:proofErr w:type="spellStart"/>
      <w:proofErr w:type="gramStart"/>
      <w:r w:rsidRPr="00265B44">
        <w:rPr>
          <w:rFonts w:ascii="Courier New" w:hAnsi="Courier New" w:cs="Courier New"/>
          <w:color w:val="FFFFFF"/>
          <w:sz w:val="21"/>
          <w:szCs w:val="21"/>
          <w:shd w:val="clear" w:color="auto" w:fill="333333"/>
        </w:rPr>
        <w:t>npx</w:t>
      </w:r>
      <w:proofErr w:type="spellEnd"/>
      <w:proofErr w:type="gram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webpack</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entry</w:t>
      </w:r>
      <w:proofErr w:type="spellEnd"/>
      <w:r w:rsidRPr="00265B44">
        <w:rPr>
          <w:rFonts w:ascii="Courier New" w:hAnsi="Courier New" w:cs="Courier New"/>
          <w:color w:val="FFFFFF"/>
          <w:sz w:val="21"/>
          <w:szCs w:val="21"/>
          <w:shd w:val="clear" w:color="auto" w:fill="333333"/>
        </w:rPr>
        <w:t xml:space="preserve"> ./index</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--output ./blunde</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npx</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webpack</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entry</w:t>
      </w:r>
      <w:proofErr w:type="spellEnd"/>
      <w:r w:rsidRPr="00265B44">
        <w:rPr>
          <w:rFonts w:ascii="Courier New" w:hAnsi="Courier New" w:cs="Courier New"/>
          <w:color w:val="FFFFFF"/>
          <w:sz w:val="21"/>
          <w:szCs w:val="21"/>
          <w:shd w:val="clear" w:color="auto" w:fill="333333"/>
        </w:rPr>
        <w:t xml:space="preserve"> ./index</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--output ./blunde</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mode</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development</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npx</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webpack</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entry</w:t>
      </w:r>
      <w:proofErr w:type="spellEnd"/>
      <w:r w:rsidRPr="00265B44">
        <w:rPr>
          <w:rFonts w:ascii="Courier New" w:hAnsi="Courier New" w:cs="Courier New"/>
          <w:color w:val="FFFFFF"/>
          <w:sz w:val="21"/>
          <w:szCs w:val="21"/>
          <w:shd w:val="clear" w:color="auto" w:fill="333333"/>
        </w:rPr>
        <w:t xml:space="preserve"> ./index</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--output ./blunde</w:t>
      </w:r>
      <w:r w:rsidRPr="00265B44">
        <w:rPr>
          <w:rStyle w:val="hljs-selector-class"/>
          <w:rFonts w:ascii="Courier New" w:hAnsi="Courier New" w:cs="Courier New"/>
          <w:color w:val="FFFFFF"/>
          <w:sz w:val="21"/>
          <w:szCs w:val="21"/>
          <w:shd w:val="clear" w:color="auto" w:fill="333333"/>
        </w:rPr>
        <w:t>.js</w:t>
      </w:r>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mode</w:t>
      </w:r>
      <w:proofErr w:type="spellEnd"/>
      <w:r w:rsidRPr="00265B44">
        <w:rPr>
          <w:rFonts w:ascii="Courier New" w:hAnsi="Courier New" w:cs="Courier New"/>
          <w:color w:val="FFFFFF"/>
          <w:sz w:val="21"/>
          <w:szCs w:val="21"/>
          <w:shd w:val="clear" w:color="auto" w:fill="333333"/>
        </w:rPr>
        <w:t xml:space="preserve"> </w:t>
      </w:r>
      <w:proofErr w:type="spellStart"/>
      <w:r w:rsidRPr="00265B44">
        <w:rPr>
          <w:rFonts w:ascii="Courier New" w:hAnsi="Courier New" w:cs="Courier New"/>
          <w:color w:val="FFFFFF"/>
          <w:sz w:val="21"/>
          <w:szCs w:val="21"/>
          <w:shd w:val="clear" w:color="auto" w:fill="333333"/>
        </w:rPr>
        <w:t>production</w:t>
      </w:r>
      <w:proofErr w:type="spellEnd"/>
    </w:p>
    <w:p w:rsidR="00E703C8" w:rsidRDefault="00E703C8" w:rsidP="00E703C8">
      <w:pPr>
        <w:shd w:val="clear" w:color="auto" w:fill="FFFFFF"/>
        <w:spacing w:before="0" w:after="0" w:line="240" w:lineRule="auto"/>
        <w:jc w:val="center"/>
        <w:rPr>
          <w:rFonts w:ascii="Arial" w:eastAsia="Times New Roman" w:hAnsi="Arial" w:cs="Arial"/>
          <w:color w:val="273B47"/>
          <w:sz w:val="20"/>
          <w:szCs w:val="20"/>
          <w:lang w:val="es-MX" w:eastAsia="es-MX"/>
        </w:rPr>
      </w:pPr>
      <w:r>
        <w:rPr>
          <w:noProof/>
          <w:lang w:val="es-MX" w:eastAsia="es-MX"/>
        </w:rPr>
        <w:drawing>
          <wp:inline distT="0" distB="0" distL="0" distR="0">
            <wp:extent cx="2966720" cy="3954709"/>
            <wp:effectExtent l="0" t="0" r="5080" b="8255"/>
            <wp:docPr id="4" name="Imagen 4"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38" t="1100" r="14485" b="6777"/>
                    <a:stretch/>
                  </pic:blipFill>
                  <pic:spPr bwMode="auto">
                    <a:xfrm>
                      <a:off x="0" y="0"/>
                      <a:ext cx="3013823" cy="4017498"/>
                    </a:xfrm>
                    <a:prstGeom prst="rect">
                      <a:avLst/>
                    </a:prstGeom>
                    <a:noFill/>
                    <a:ln>
                      <a:noFill/>
                    </a:ln>
                    <a:extLst>
                      <a:ext uri="{53640926-AAD7-44D8-BBD7-CCE9431645EC}">
                        <a14:shadowObscured xmlns:a14="http://schemas.microsoft.com/office/drawing/2010/main"/>
                      </a:ext>
                    </a:extLst>
                  </pic:spPr>
                </pic:pic>
              </a:graphicData>
            </a:graphic>
          </wp:inline>
        </w:drawing>
      </w:r>
    </w:p>
    <w:p w:rsidR="00E23BDB" w:rsidRDefault="00301E5D" w:rsidP="00E703C8">
      <w:pPr>
        <w:shd w:val="clear" w:color="auto" w:fill="FFFFFF"/>
        <w:spacing w:before="0" w:after="0" w:line="240" w:lineRule="auto"/>
        <w:jc w:val="center"/>
        <w:rPr>
          <w:rFonts w:ascii="Arial" w:eastAsia="Times New Roman" w:hAnsi="Arial" w:cs="Arial"/>
          <w:color w:val="273B47"/>
          <w:sz w:val="20"/>
          <w:szCs w:val="20"/>
          <w:lang w:val="es-MX" w:eastAsia="es-MX"/>
        </w:rPr>
      </w:pPr>
      <w:r w:rsidRPr="00301E5D">
        <w:rPr>
          <w:rFonts w:ascii="Arial" w:eastAsia="Times New Roman" w:hAnsi="Arial" w:cs="Arial"/>
          <w:noProof/>
          <w:color w:val="273B47"/>
          <w:sz w:val="20"/>
          <w:szCs w:val="20"/>
          <w:lang w:val="es-MX" w:eastAsia="es-MX"/>
        </w:rPr>
        <w:drawing>
          <wp:inline distT="0" distB="0" distL="0" distR="0" wp14:anchorId="3DD368E1" wp14:editId="1530CA42">
            <wp:extent cx="4610500" cy="31778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500" cy="3177815"/>
                    </a:xfrm>
                    <a:prstGeom prst="rect">
                      <a:avLst/>
                    </a:prstGeom>
                  </pic:spPr>
                </pic:pic>
              </a:graphicData>
            </a:graphic>
          </wp:inline>
        </w:drawing>
      </w:r>
    </w:p>
    <w:p w:rsidR="00E23BDB" w:rsidRDefault="00DD452C" w:rsidP="00E23BDB">
      <w:pPr>
        <w:pStyle w:val="Ttulo1"/>
        <w:rPr>
          <w:rFonts w:ascii="Arial" w:eastAsia="Times New Roman" w:hAnsi="Arial" w:cs="Arial"/>
          <w:sz w:val="24"/>
          <w:szCs w:val="24"/>
        </w:rPr>
      </w:pPr>
      <w:r w:rsidRPr="00DD452C">
        <w:rPr>
          <w:rFonts w:ascii="Arial" w:eastAsia="Times New Roman" w:hAnsi="Arial" w:cs="Arial"/>
          <w:sz w:val="24"/>
          <w:szCs w:val="24"/>
        </w:rPr>
        <w:lastRenderedPageBreak/>
        <w:t>Iniciando un webpack.config</w:t>
      </w:r>
    </w:p>
    <w:p w:rsidR="00DD452C" w:rsidRPr="00DD452C" w:rsidRDefault="00DD452C" w:rsidP="00DD452C">
      <w:pPr>
        <w:shd w:val="clear" w:color="auto" w:fill="FFFFFF"/>
        <w:spacing w:before="0" w:after="0" w:line="240" w:lineRule="auto"/>
        <w:jc w:val="both"/>
        <w:rPr>
          <w:rFonts w:ascii="Arial" w:eastAsia="Times New Roman" w:hAnsi="Arial" w:cs="Arial"/>
          <w:color w:val="273B47"/>
          <w:sz w:val="20"/>
          <w:szCs w:val="20"/>
          <w:lang w:val="es-MX" w:eastAsia="es-MX"/>
        </w:rPr>
      </w:pPr>
      <w:r w:rsidRPr="00DD452C">
        <w:rPr>
          <w:rFonts w:ascii="Arial" w:eastAsia="Times New Roman" w:hAnsi="Arial" w:cs="Arial"/>
          <w:color w:val="273B47"/>
          <w:sz w:val="20"/>
          <w:szCs w:val="20"/>
          <w:lang w:val="es-MX" w:eastAsia="es-MX"/>
        </w:rPr>
        <w:t xml:space="preserve">Al ir creciendo nuestra configuración de </w:t>
      </w:r>
      <w:proofErr w:type="spellStart"/>
      <w:r w:rsidRPr="00DD452C">
        <w:rPr>
          <w:rFonts w:ascii="Arial" w:eastAsia="Times New Roman" w:hAnsi="Arial" w:cs="Arial"/>
          <w:color w:val="273B47"/>
          <w:sz w:val="20"/>
          <w:szCs w:val="20"/>
          <w:lang w:val="es-MX" w:eastAsia="es-MX"/>
        </w:rPr>
        <w:t>Webpack</w:t>
      </w:r>
      <w:proofErr w:type="spellEnd"/>
      <w:r w:rsidRPr="00DD452C">
        <w:rPr>
          <w:rFonts w:ascii="Arial" w:eastAsia="Times New Roman" w:hAnsi="Arial" w:cs="Arial"/>
          <w:color w:val="273B47"/>
          <w:sz w:val="20"/>
          <w:szCs w:val="20"/>
          <w:lang w:val="es-MX" w:eastAsia="es-MX"/>
        </w:rPr>
        <w:t xml:space="preserve"> iremos agregando cada vez más banderas a nuestros comandos y terminará como una línea gigante en la terminal. ¿Cómo hacemos que esa línea sea muy pequeñita, personalizable y escalable? Por medio de un archivo llamado por defecto </w:t>
      </w:r>
      <w:r w:rsidRPr="00DD452C">
        <w:rPr>
          <w:rFonts w:ascii="Arial" w:eastAsia="Times New Roman" w:hAnsi="Arial" w:cs="Arial"/>
          <w:b/>
          <w:bCs/>
          <w:color w:val="273B47"/>
          <w:sz w:val="20"/>
          <w:szCs w:val="20"/>
          <w:lang w:val="es-MX" w:eastAsia="es-MX"/>
        </w:rPr>
        <w:t>webpack.config.js</w:t>
      </w:r>
      <w:r w:rsidRPr="00DD452C">
        <w:rPr>
          <w:rFonts w:ascii="Arial" w:eastAsia="Times New Roman" w:hAnsi="Arial" w:cs="Arial"/>
          <w:color w:val="273B47"/>
          <w:sz w:val="20"/>
          <w:szCs w:val="20"/>
          <w:lang w:val="es-MX" w:eastAsia="es-MX"/>
        </w:rPr>
        <w:t>.</w:t>
      </w:r>
    </w:p>
    <w:p w:rsidR="00DD452C" w:rsidRPr="00DD452C" w:rsidRDefault="00DD452C" w:rsidP="00DD452C">
      <w:pPr>
        <w:shd w:val="clear" w:color="auto" w:fill="FFFFFF"/>
        <w:spacing w:before="0" w:after="0" w:line="240" w:lineRule="auto"/>
        <w:jc w:val="both"/>
        <w:rPr>
          <w:rFonts w:ascii="Arial" w:eastAsia="Times New Roman" w:hAnsi="Arial" w:cs="Arial"/>
          <w:color w:val="273B47"/>
          <w:sz w:val="20"/>
          <w:szCs w:val="20"/>
          <w:lang w:val="es-MX" w:eastAsia="es-MX"/>
        </w:rPr>
      </w:pPr>
      <w:r w:rsidRPr="00DD452C">
        <w:rPr>
          <w:rFonts w:ascii="Arial" w:eastAsia="Times New Roman" w:hAnsi="Arial" w:cs="Arial"/>
          <w:color w:val="273B47"/>
          <w:sz w:val="20"/>
          <w:szCs w:val="20"/>
          <w:lang w:val="es-MX" w:eastAsia="es-MX"/>
        </w:rPr>
        <w:t xml:space="preserve">Este archivo permite importar módulos usando el formato </w:t>
      </w:r>
      <w:proofErr w:type="spellStart"/>
      <w:r w:rsidRPr="00DD452C">
        <w:rPr>
          <w:rFonts w:ascii="Arial" w:eastAsia="Times New Roman" w:hAnsi="Arial" w:cs="Arial"/>
          <w:color w:val="273B47"/>
          <w:sz w:val="20"/>
          <w:szCs w:val="20"/>
          <w:lang w:val="es-MX" w:eastAsia="es-MX"/>
        </w:rPr>
        <w:t>commonJS</w:t>
      </w:r>
      <w:proofErr w:type="spellEnd"/>
      <w:r w:rsidRPr="00DD452C">
        <w:rPr>
          <w:rFonts w:ascii="Arial" w:eastAsia="Times New Roman" w:hAnsi="Arial" w:cs="Arial"/>
          <w:color w:val="273B47"/>
          <w:sz w:val="20"/>
          <w:szCs w:val="20"/>
          <w:lang w:val="es-MX" w:eastAsia="es-MX"/>
        </w:rPr>
        <w:t xml:space="preserve"> y recibe por lo menos dos configuraciones básicas, un </w:t>
      </w:r>
      <w:proofErr w:type="spellStart"/>
      <w:r w:rsidRPr="00DD452C">
        <w:rPr>
          <w:rFonts w:ascii="Arial" w:eastAsia="Times New Roman" w:hAnsi="Arial" w:cs="Arial"/>
          <w:b/>
          <w:bCs/>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y un </w:t>
      </w:r>
      <w:r w:rsidRPr="00DD452C">
        <w:rPr>
          <w:rFonts w:ascii="Arial" w:eastAsia="Times New Roman" w:hAnsi="Arial" w:cs="Arial"/>
          <w:b/>
          <w:bCs/>
          <w:color w:val="273B47"/>
          <w:sz w:val="20"/>
          <w:szCs w:val="20"/>
          <w:lang w:val="es-MX" w:eastAsia="es-MX"/>
        </w:rPr>
        <w:t>output</w:t>
      </w:r>
      <w:r w:rsidRPr="00DD452C">
        <w:rPr>
          <w:rFonts w:ascii="Arial" w:eastAsia="Times New Roman" w:hAnsi="Arial" w:cs="Arial"/>
          <w:color w:val="273B47"/>
          <w:sz w:val="20"/>
          <w:szCs w:val="20"/>
          <w:lang w:val="es-MX" w:eastAsia="es-MX"/>
        </w:rPr>
        <w:t>.</w:t>
      </w:r>
    </w:p>
    <w:p w:rsidR="00DD452C" w:rsidRPr="00DD452C" w:rsidRDefault="00DD452C" w:rsidP="00097571">
      <w:pPr>
        <w:numPr>
          <w:ilvl w:val="0"/>
          <w:numId w:val="5"/>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roofErr w:type="spellStart"/>
      <w:r w:rsidRPr="00DD452C">
        <w:rPr>
          <w:rFonts w:ascii="Arial" w:eastAsia="Times New Roman" w:hAnsi="Arial" w:cs="Arial"/>
          <w:b/>
          <w:bCs/>
          <w:color w:val="273B47"/>
          <w:sz w:val="20"/>
          <w:szCs w:val="20"/>
          <w:lang w:val="es-MX" w:eastAsia="es-MX"/>
        </w:rPr>
        <w:t>Entry</w:t>
      </w:r>
      <w:proofErr w:type="spellEnd"/>
      <w:r w:rsidRPr="00DD452C">
        <w:rPr>
          <w:rFonts w:ascii="Arial" w:eastAsia="Times New Roman" w:hAnsi="Arial" w:cs="Arial"/>
          <w:b/>
          <w:bCs/>
          <w:color w:val="273B47"/>
          <w:sz w:val="20"/>
          <w:szCs w:val="20"/>
          <w:lang w:val="es-MX" w:eastAsia="es-MX"/>
        </w:rPr>
        <w:t xml:space="preserve"> Point</w:t>
      </w:r>
      <w:r w:rsidRPr="00DD452C">
        <w:rPr>
          <w:rFonts w:ascii="Arial" w:eastAsia="Times New Roman" w:hAnsi="Arial" w:cs="Arial"/>
          <w:color w:val="273B47"/>
          <w:sz w:val="20"/>
          <w:szCs w:val="20"/>
          <w:lang w:val="es-MX" w:eastAsia="es-MX"/>
        </w:rPr>
        <w:t xml:space="preserve">: Es la ruta del archivo principal de nuestra aplicación JS a ser procesado por </w:t>
      </w:r>
      <w:proofErr w:type="spellStart"/>
      <w:r w:rsidRPr="00DD452C">
        <w:rPr>
          <w:rFonts w:ascii="Arial" w:eastAsia="Times New Roman" w:hAnsi="Arial" w:cs="Arial"/>
          <w:color w:val="273B47"/>
          <w:sz w:val="20"/>
          <w:szCs w:val="20"/>
          <w:lang w:val="es-MX" w:eastAsia="es-MX"/>
        </w:rPr>
        <w:t>Webpack</w:t>
      </w:r>
      <w:proofErr w:type="spellEnd"/>
      <w:r w:rsidRPr="00DD452C">
        <w:rPr>
          <w:rFonts w:ascii="Arial" w:eastAsia="Times New Roman" w:hAnsi="Arial" w:cs="Arial"/>
          <w:color w:val="273B47"/>
          <w:sz w:val="20"/>
          <w:szCs w:val="20"/>
          <w:lang w:val="es-MX" w:eastAsia="es-MX"/>
        </w:rPr>
        <w:t xml:space="preserve">. Se pueden tener varios </w:t>
      </w:r>
      <w:proofErr w:type="spellStart"/>
      <w:r w:rsidRPr="00DD452C">
        <w:rPr>
          <w:rFonts w:ascii="Arial" w:eastAsia="Times New Roman" w:hAnsi="Arial" w:cs="Arial"/>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xml:space="preserve"> </w:t>
      </w:r>
      <w:proofErr w:type="spellStart"/>
      <w:r w:rsidRPr="00DD452C">
        <w:rPr>
          <w:rFonts w:ascii="Arial" w:eastAsia="Times New Roman" w:hAnsi="Arial" w:cs="Arial"/>
          <w:color w:val="273B47"/>
          <w:sz w:val="20"/>
          <w:szCs w:val="20"/>
          <w:lang w:val="es-MX" w:eastAsia="es-MX"/>
        </w:rPr>
        <w:t>Points</w:t>
      </w:r>
      <w:proofErr w:type="spellEnd"/>
      <w:r w:rsidRPr="00DD452C">
        <w:rPr>
          <w:rFonts w:ascii="Arial" w:eastAsia="Times New Roman" w:hAnsi="Arial" w:cs="Arial"/>
          <w:color w:val="273B47"/>
          <w:sz w:val="20"/>
          <w:szCs w:val="20"/>
          <w:lang w:val="es-MX" w:eastAsia="es-MX"/>
        </w:rPr>
        <w:t>.</w:t>
      </w:r>
    </w:p>
    <w:p w:rsidR="00DD452C" w:rsidRPr="00DD452C" w:rsidRDefault="00DD452C" w:rsidP="00097571">
      <w:pPr>
        <w:numPr>
          <w:ilvl w:val="0"/>
          <w:numId w:val="5"/>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DD452C">
        <w:rPr>
          <w:rFonts w:ascii="Arial" w:eastAsia="Times New Roman" w:hAnsi="Arial" w:cs="Arial"/>
          <w:b/>
          <w:bCs/>
          <w:color w:val="273B47"/>
          <w:sz w:val="20"/>
          <w:szCs w:val="20"/>
          <w:lang w:val="es-MX" w:eastAsia="es-MX"/>
        </w:rPr>
        <w:t>Output</w:t>
      </w:r>
      <w:r w:rsidRPr="00DD452C">
        <w:rPr>
          <w:rFonts w:ascii="Arial" w:eastAsia="Times New Roman" w:hAnsi="Arial" w:cs="Arial"/>
          <w:color w:val="273B47"/>
          <w:sz w:val="20"/>
          <w:szCs w:val="20"/>
          <w:lang w:val="es-MX" w:eastAsia="es-MX"/>
        </w:rPr>
        <w:t xml:space="preserve">: Es la ruta de salida donde va a generar nuestro </w:t>
      </w:r>
      <w:proofErr w:type="spellStart"/>
      <w:r w:rsidRPr="00DD452C">
        <w:rPr>
          <w:rFonts w:ascii="Arial" w:eastAsia="Times New Roman" w:hAnsi="Arial" w:cs="Arial"/>
          <w:color w:val="273B47"/>
          <w:sz w:val="20"/>
          <w:szCs w:val="20"/>
          <w:lang w:val="es-MX" w:eastAsia="es-MX"/>
        </w:rPr>
        <w:t>bundle</w:t>
      </w:r>
      <w:proofErr w:type="spellEnd"/>
      <w:r w:rsidRPr="00DD452C">
        <w:rPr>
          <w:rFonts w:ascii="Arial" w:eastAsia="Times New Roman" w:hAnsi="Arial" w:cs="Arial"/>
          <w:color w:val="273B47"/>
          <w:sz w:val="20"/>
          <w:szCs w:val="20"/>
          <w:lang w:val="es-MX" w:eastAsia="es-MX"/>
        </w:rPr>
        <w:t xml:space="preserve"> con todos nuestros archivos especificados como </w:t>
      </w:r>
      <w:proofErr w:type="spellStart"/>
      <w:r w:rsidRPr="00DD452C">
        <w:rPr>
          <w:rFonts w:ascii="Arial" w:eastAsia="Times New Roman" w:hAnsi="Arial" w:cs="Arial"/>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xml:space="preserve"> </w:t>
      </w:r>
      <w:proofErr w:type="spellStart"/>
      <w:r w:rsidRPr="00DD452C">
        <w:rPr>
          <w:rFonts w:ascii="Arial" w:eastAsia="Times New Roman" w:hAnsi="Arial" w:cs="Arial"/>
          <w:color w:val="273B47"/>
          <w:sz w:val="20"/>
          <w:szCs w:val="20"/>
          <w:lang w:val="es-MX" w:eastAsia="es-MX"/>
        </w:rPr>
        <w:t>Points</w:t>
      </w:r>
      <w:proofErr w:type="spellEnd"/>
      <w:r w:rsidRPr="00DD452C">
        <w:rPr>
          <w:rFonts w:ascii="Arial" w:eastAsia="Times New Roman" w:hAnsi="Arial" w:cs="Arial"/>
          <w:color w:val="273B47"/>
          <w:sz w:val="20"/>
          <w:szCs w:val="20"/>
          <w:lang w:val="es-MX" w:eastAsia="es-MX"/>
        </w:rPr>
        <w:t xml:space="preserve"> empaquetados en uno sólo.</w:t>
      </w:r>
    </w:p>
    <w:p w:rsidR="00E23BDB" w:rsidRPr="00E23BDB" w:rsidRDefault="00E23BDB" w:rsidP="00E23BDB">
      <w:pPr>
        <w:shd w:val="clear" w:color="auto" w:fill="FFFFFF"/>
        <w:spacing w:before="0" w:after="0" w:line="240" w:lineRule="auto"/>
        <w:jc w:val="center"/>
        <w:rPr>
          <w:rFonts w:ascii="Arial" w:eastAsia="Times New Roman" w:hAnsi="Arial" w:cs="Arial"/>
          <w:color w:val="273B47"/>
          <w:sz w:val="20"/>
          <w:szCs w:val="20"/>
          <w:lang w:eastAsia="es-MX"/>
        </w:rPr>
      </w:pPr>
      <w:r>
        <w:rPr>
          <w:noProof/>
          <w:lang w:val="es-MX" w:eastAsia="es-MX"/>
        </w:rPr>
        <w:drawing>
          <wp:inline distT="0" distB="0" distL="0" distR="0">
            <wp:extent cx="3352616" cy="3636126"/>
            <wp:effectExtent l="0" t="0" r="635" b="2540"/>
            <wp:docPr id="6" name="Imagen 6"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134" t="2394" r="9423" b="13782"/>
                    <a:stretch/>
                  </pic:blipFill>
                  <pic:spPr bwMode="auto">
                    <a:xfrm>
                      <a:off x="0" y="0"/>
                      <a:ext cx="3355663" cy="3639430"/>
                    </a:xfrm>
                    <a:prstGeom prst="rect">
                      <a:avLst/>
                    </a:prstGeom>
                    <a:noFill/>
                    <a:ln>
                      <a:noFill/>
                    </a:ln>
                    <a:extLst>
                      <a:ext uri="{53640926-AAD7-44D8-BBD7-CCE9431645EC}">
                        <a14:shadowObscured xmlns:a14="http://schemas.microsoft.com/office/drawing/2010/main"/>
                      </a:ext>
                    </a:extLst>
                  </pic:spPr>
                </pic:pic>
              </a:graphicData>
            </a:graphic>
          </wp:inline>
        </w:drawing>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Para ejecutar comandos de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hay diferentes caminos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 xml:space="preserve">. Anteriormente ejecutamos un comando con NPX para </w:t>
      </w:r>
      <w:proofErr w:type="spellStart"/>
      <w:r w:rsidRPr="00E23BDB">
        <w:rPr>
          <w:rFonts w:ascii="Arial" w:eastAsia="Times New Roman" w:hAnsi="Arial" w:cs="Arial"/>
          <w:color w:val="4A4A4A"/>
          <w:sz w:val="20"/>
          <w:szCs w:val="20"/>
          <w:lang w:val="es-MX" w:eastAsia="es-MX"/>
        </w:rPr>
        <w:t>transpilar</w:t>
      </w:r>
      <w:proofErr w:type="spellEnd"/>
      <w:r w:rsidRPr="00E23BDB">
        <w:rPr>
          <w:rFonts w:ascii="Arial" w:eastAsia="Times New Roman" w:hAnsi="Arial" w:cs="Arial"/>
          <w:color w:val="4A4A4A"/>
          <w:sz w:val="20"/>
          <w:szCs w:val="20"/>
          <w:lang w:val="es-MX" w:eastAsia="es-MX"/>
        </w:rPr>
        <w:t xml:space="preserve"> un archivos .JS y generarlo especificando un OUTPUT, pero esto puede ser en la práctica algo que quite más tiempo y engorroso.</w:t>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Para ello se puede crear un archivo de configuración de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El nombre de este archivo en teoría puede ser cualquiera pero se recomienda llamarlo webpack.config.js.</w:t>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Dentro de este archivo se especificarán las acciones que queramos que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haga por nosotros. El archivo de ejemplo es este:</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b/>
          <w:bCs/>
          <w:color w:val="F92672"/>
          <w:sz w:val="20"/>
          <w:szCs w:val="20"/>
          <w:lang w:val="es-MX" w:eastAsia="es-MX"/>
        </w:rPr>
        <w:t>const</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path</w:t>
      </w:r>
      <w:proofErr w:type="spellEnd"/>
      <w:r w:rsidRPr="00E23BDB">
        <w:rPr>
          <w:rFonts w:ascii="Courier New" w:eastAsia="Times New Roman" w:hAnsi="Courier New" w:cs="Courier New"/>
          <w:color w:val="FFFFFF"/>
          <w:sz w:val="20"/>
          <w:szCs w:val="20"/>
          <w:lang w:val="es-MX" w:eastAsia="es-MX"/>
        </w:rPr>
        <w:t xml:space="preserve"> = </w:t>
      </w:r>
      <w:proofErr w:type="spellStart"/>
      <w:r w:rsidRPr="00E23BDB">
        <w:rPr>
          <w:rFonts w:ascii="Courier New" w:eastAsia="Times New Roman" w:hAnsi="Courier New" w:cs="Courier New"/>
          <w:color w:val="A6E22E"/>
          <w:sz w:val="20"/>
          <w:szCs w:val="20"/>
          <w:lang w:val="es-MX" w:eastAsia="es-MX"/>
        </w:rPr>
        <w:t>require</w:t>
      </w:r>
      <w:proofErr w:type="spellEnd"/>
      <w:r w:rsidRPr="00E23BDB">
        <w:rPr>
          <w:rFonts w:ascii="Courier New" w:eastAsia="Times New Roman" w:hAnsi="Courier New" w:cs="Courier New"/>
          <w:color w:val="FFFFFF"/>
          <w:sz w:val="20"/>
          <w:szCs w:val="20"/>
          <w:lang w:val="es-MX" w:eastAsia="es-MX"/>
        </w:rPr>
        <w:t>(‘</w:t>
      </w:r>
      <w:proofErr w:type="spellStart"/>
      <w:r w:rsidRPr="00E23BDB">
        <w:rPr>
          <w:rFonts w:ascii="Courier New" w:eastAsia="Times New Roman" w:hAnsi="Courier New" w:cs="Courier New"/>
          <w:color w:val="FFFFFF"/>
          <w:sz w:val="20"/>
          <w:szCs w:val="20"/>
          <w:lang w:val="es-MX" w:eastAsia="es-MX"/>
        </w:rPr>
        <w:t>path</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xml:space="preserve">/*este es un </w:t>
      </w:r>
      <w:proofErr w:type="spellStart"/>
      <w:r w:rsidRPr="00E23BDB">
        <w:rPr>
          <w:rFonts w:ascii="Courier New" w:eastAsia="Times New Roman" w:hAnsi="Courier New" w:cs="Courier New"/>
          <w:color w:val="75715E"/>
          <w:sz w:val="20"/>
          <w:szCs w:val="20"/>
          <w:lang w:val="es-MX" w:eastAsia="es-MX"/>
        </w:rPr>
        <w:t>modulo</w:t>
      </w:r>
      <w:proofErr w:type="spellEnd"/>
      <w:r w:rsidRPr="00E23BDB">
        <w:rPr>
          <w:rFonts w:ascii="Courier New" w:eastAsia="Times New Roman" w:hAnsi="Courier New" w:cs="Courier New"/>
          <w:color w:val="75715E"/>
          <w:sz w:val="20"/>
          <w:szCs w:val="20"/>
          <w:lang w:val="es-MX" w:eastAsia="es-MX"/>
        </w:rPr>
        <w:t xml:space="preserve"> de </w:t>
      </w:r>
      <w:proofErr w:type="spellStart"/>
      <w:r w:rsidRPr="00E23BDB">
        <w:rPr>
          <w:rFonts w:ascii="Courier New" w:eastAsia="Times New Roman" w:hAnsi="Courier New" w:cs="Courier New"/>
          <w:color w:val="75715E"/>
          <w:sz w:val="20"/>
          <w:szCs w:val="20"/>
          <w:lang w:val="es-MX" w:eastAsia="es-MX"/>
        </w:rPr>
        <w:t>node</w:t>
      </w:r>
      <w:proofErr w:type="spellEnd"/>
      <w:r w:rsidRPr="00E23BDB">
        <w:rPr>
          <w:rFonts w:ascii="Courier New" w:eastAsia="Times New Roman" w:hAnsi="Courier New" w:cs="Courier New"/>
          <w:color w:val="75715E"/>
          <w:sz w:val="20"/>
          <w:szCs w:val="20"/>
          <w:lang w:val="es-MX" w:eastAsia="es-MX"/>
        </w:rPr>
        <w:t xml:space="preserve"> y se encarga de la </w:t>
      </w:r>
      <w:proofErr w:type="spellStart"/>
      <w:r w:rsidRPr="00E23BDB">
        <w:rPr>
          <w:rFonts w:ascii="Courier New" w:eastAsia="Times New Roman" w:hAnsi="Courier New" w:cs="Courier New"/>
          <w:color w:val="75715E"/>
          <w:sz w:val="20"/>
          <w:szCs w:val="20"/>
          <w:lang w:val="es-MX" w:eastAsia="es-MX"/>
        </w:rPr>
        <w:t>gestion</w:t>
      </w:r>
      <w:proofErr w:type="spellEnd"/>
      <w:r w:rsidRPr="00E23BDB">
        <w:rPr>
          <w:rFonts w:ascii="Courier New" w:eastAsia="Times New Roman" w:hAnsi="Courier New" w:cs="Courier New"/>
          <w:color w:val="75715E"/>
          <w:sz w:val="20"/>
          <w:szCs w:val="20"/>
          <w:lang w:val="es-MX" w:eastAsia="es-MX"/>
        </w:rPr>
        <w:t xml:space="preserve"> de rutas*/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75715E"/>
          <w:sz w:val="20"/>
          <w:szCs w:val="20"/>
          <w:lang w:val="es-MX" w:eastAsia="es-MX"/>
        </w:rPr>
        <w:t xml:space="preserve">/*Para exportar un </w:t>
      </w:r>
      <w:proofErr w:type="spellStart"/>
      <w:r w:rsidRPr="00E23BDB">
        <w:rPr>
          <w:rFonts w:ascii="Courier New" w:eastAsia="Times New Roman" w:hAnsi="Courier New" w:cs="Courier New"/>
          <w:color w:val="75715E"/>
          <w:sz w:val="20"/>
          <w:szCs w:val="20"/>
          <w:lang w:val="es-MX" w:eastAsia="es-MX"/>
        </w:rPr>
        <w:t>modulo</w:t>
      </w:r>
      <w:proofErr w:type="spellEnd"/>
      <w:r w:rsidRPr="00E23BDB">
        <w:rPr>
          <w:rFonts w:ascii="Courier New" w:eastAsia="Times New Roman" w:hAnsi="Courier New" w:cs="Courier New"/>
          <w:color w:val="75715E"/>
          <w:sz w:val="20"/>
          <w:szCs w:val="20"/>
          <w:lang w:val="es-MX" w:eastAsia="es-MX"/>
        </w:rPr>
        <w:t xml:space="preserve">, se debe hacer de la forma de </w:t>
      </w:r>
      <w:proofErr w:type="spellStart"/>
      <w:r w:rsidRPr="00E23BDB">
        <w:rPr>
          <w:rFonts w:ascii="Courier New" w:eastAsia="Times New Roman" w:hAnsi="Courier New" w:cs="Courier New"/>
          <w:color w:val="75715E"/>
          <w:sz w:val="20"/>
          <w:szCs w:val="20"/>
          <w:lang w:val="es-MX" w:eastAsia="es-MX"/>
        </w:rPr>
        <w:t>commonJS</w:t>
      </w:r>
      <w:proofErr w:type="spellEnd"/>
      <w:r w:rsidRPr="00E23BDB">
        <w:rPr>
          <w:rFonts w:ascii="Courier New" w:eastAsia="Times New Roman" w:hAnsi="Courier New" w:cs="Courier New"/>
          <w:color w:val="75715E"/>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E23BDB">
        <w:rPr>
          <w:rFonts w:ascii="Courier New" w:eastAsia="Times New Roman" w:hAnsi="Courier New" w:cs="Courier New"/>
          <w:color w:val="A6E22E"/>
          <w:sz w:val="20"/>
          <w:szCs w:val="20"/>
          <w:lang w:val="es-MX" w:eastAsia="es-MX"/>
        </w:rPr>
        <w:t>module</w:t>
      </w:r>
      <w:r w:rsidRPr="00E23BDB">
        <w:rPr>
          <w:rFonts w:ascii="Courier New" w:eastAsia="Times New Roman" w:hAnsi="Courier New" w:cs="Courier New"/>
          <w:color w:val="FFFFFF"/>
          <w:sz w:val="20"/>
          <w:szCs w:val="20"/>
          <w:lang w:val="es-MX" w:eastAsia="es-MX"/>
        </w:rPr>
        <w:t>.exports</w:t>
      </w:r>
      <w:proofErr w:type="spellEnd"/>
      <w:r w:rsidRPr="00E23BDB">
        <w:rPr>
          <w:rFonts w:ascii="Courier New" w:eastAsia="Times New Roman" w:hAnsi="Courier New" w:cs="Courier New"/>
          <w:color w:val="FFFFFF"/>
          <w:sz w:val="20"/>
          <w:szCs w:val="20"/>
          <w:lang w:val="es-MX" w:eastAsia="es-MX"/>
        </w:rPr>
        <w:t xml:space="preserve"> =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entry</w:t>
      </w:r>
      <w:proofErr w:type="spellEnd"/>
      <w:proofErr w:type="gramEnd"/>
      <w:r w:rsidRPr="00E23BDB">
        <w:rPr>
          <w:rFonts w:ascii="Courier New" w:eastAsia="Times New Roman" w:hAnsi="Courier New" w:cs="Courier New"/>
          <w:color w:val="FFFFFF"/>
          <w:sz w:val="20"/>
          <w:szCs w:val="20"/>
          <w:lang w:val="es-MX" w:eastAsia="es-MX"/>
        </w:rPr>
        <w:t xml:space="preserve">: ‘./index.js’, </w:t>
      </w:r>
      <w:r w:rsidRPr="00E23BDB">
        <w:rPr>
          <w:rFonts w:ascii="Courier New" w:eastAsia="Times New Roman" w:hAnsi="Courier New" w:cs="Courier New"/>
          <w:color w:val="75715E"/>
          <w:sz w:val="20"/>
          <w:szCs w:val="20"/>
          <w:lang w:val="es-MX" w:eastAsia="es-MX"/>
        </w:rPr>
        <w:t xml:space="preserve">/*El archivo que queremos </w:t>
      </w:r>
      <w:proofErr w:type="spellStart"/>
      <w:r w:rsidRPr="00E23BDB">
        <w:rPr>
          <w:rFonts w:ascii="Courier New" w:eastAsia="Times New Roman" w:hAnsi="Courier New" w:cs="Courier New"/>
          <w:color w:val="75715E"/>
          <w:sz w:val="20"/>
          <w:szCs w:val="20"/>
          <w:lang w:val="es-MX" w:eastAsia="es-MX"/>
        </w:rPr>
        <w:t>transpilar</w:t>
      </w:r>
      <w:proofErr w:type="spellEnd"/>
      <w:r w:rsidRPr="00E23BDB">
        <w:rPr>
          <w:rFonts w:ascii="Courier New" w:eastAsia="Times New Roman" w:hAnsi="Courier New" w:cs="Courier New"/>
          <w:color w:val="75715E"/>
          <w:sz w:val="20"/>
          <w:szCs w:val="20"/>
          <w:lang w:val="es-MX" w:eastAsia="es-MX"/>
        </w:rPr>
        <w:t xml:space="preserve">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mode</w:t>
      </w:r>
      <w:proofErr w:type="spellEnd"/>
      <w:proofErr w:type="gramEnd"/>
      <w:r w:rsidRPr="00E23BDB">
        <w:rPr>
          <w:rFonts w:ascii="Courier New" w:eastAsia="Times New Roman" w:hAnsi="Courier New" w:cs="Courier New"/>
          <w:color w:val="FFFFFF"/>
          <w:sz w:val="20"/>
          <w:szCs w:val="20"/>
          <w:lang w:val="es-MX" w:eastAsia="es-MX"/>
        </w:rPr>
        <w:t>: ‘</w:t>
      </w:r>
      <w:proofErr w:type="spellStart"/>
      <w:r w:rsidRPr="00E23BDB">
        <w:rPr>
          <w:rFonts w:ascii="Courier New" w:eastAsia="Times New Roman" w:hAnsi="Courier New" w:cs="Courier New"/>
          <w:color w:val="FFFFFF"/>
          <w:sz w:val="20"/>
          <w:szCs w:val="20"/>
          <w:lang w:val="es-MX" w:eastAsia="es-MX"/>
        </w:rPr>
        <w:t>development</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modo de ejecución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gramStart"/>
      <w:r w:rsidRPr="00E23BDB">
        <w:rPr>
          <w:rFonts w:ascii="Courier New" w:eastAsia="Times New Roman" w:hAnsi="Courier New" w:cs="Courier New"/>
          <w:color w:val="BF79DB"/>
          <w:sz w:val="20"/>
          <w:szCs w:val="20"/>
          <w:lang w:val="es-MX" w:eastAsia="es-MX"/>
        </w:rPr>
        <w:t>output</w:t>
      </w:r>
      <w:proofErr w:type="gram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xml:space="preserve">/*Configuraciones para el archivo final que generará </w:t>
      </w:r>
      <w:proofErr w:type="spellStart"/>
      <w:r w:rsidRPr="00E23BDB">
        <w:rPr>
          <w:rFonts w:ascii="Courier New" w:eastAsia="Times New Roman" w:hAnsi="Courier New" w:cs="Courier New"/>
          <w:color w:val="75715E"/>
          <w:sz w:val="20"/>
          <w:szCs w:val="20"/>
          <w:lang w:val="es-MX" w:eastAsia="es-MX"/>
        </w:rPr>
        <w:t>webpack</w:t>
      </w:r>
      <w:proofErr w:type="spellEnd"/>
      <w:r w:rsidRPr="00E23BDB">
        <w:rPr>
          <w:rFonts w:ascii="Courier New" w:eastAsia="Times New Roman" w:hAnsi="Courier New" w:cs="Courier New"/>
          <w:color w:val="75715E"/>
          <w:sz w:val="20"/>
          <w:szCs w:val="20"/>
          <w:lang w:val="es-MX" w:eastAsia="es-MX"/>
        </w:rPr>
        <w:t xml:space="preserve">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path</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path.resolve</w:t>
      </w:r>
      <w:proofErr w:type="spellEnd"/>
      <w:r w:rsidRPr="00E23BDB">
        <w:rPr>
          <w:rFonts w:ascii="Courier New" w:eastAsia="Times New Roman" w:hAnsi="Courier New" w:cs="Courier New"/>
          <w:color w:val="FFFFFF"/>
          <w:sz w:val="20"/>
          <w:szCs w:val="20"/>
          <w:lang w:val="es-MX" w:eastAsia="es-MX"/>
        </w:rPr>
        <w:t>(__</w:t>
      </w:r>
      <w:proofErr w:type="spellStart"/>
      <w:r w:rsidRPr="00E23BDB">
        <w:rPr>
          <w:rFonts w:ascii="Courier New" w:eastAsia="Times New Roman" w:hAnsi="Courier New" w:cs="Courier New"/>
          <w:color w:val="FFFFFF"/>
          <w:sz w:val="20"/>
          <w:szCs w:val="20"/>
          <w:lang w:val="es-MX" w:eastAsia="es-MX"/>
        </w:rPr>
        <w:t>dirname</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La ruta en donde quedará el archivo final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filename</w:t>
      </w:r>
      <w:proofErr w:type="spellEnd"/>
      <w:proofErr w:type="gramEnd"/>
      <w:r w:rsidRPr="00E23BDB">
        <w:rPr>
          <w:rFonts w:ascii="Courier New" w:eastAsia="Times New Roman" w:hAnsi="Courier New" w:cs="Courier New"/>
          <w:color w:val="FFFFFF"/>
          <w:sz w:val="20"/>
          <w:szCs w:val="20"/>
          <w:lang w:val="es-MX" w:eastAsia="es-MX"/>
        </w:rPr>
        <w:t xml:space="preserve">: ‘bundle.js’ </w:t>
      </w:r>
      <w:r w:rsidRPr="00E23BDB">
        <w:rPr>
          <w:rFonts w:ascii="Courier New" w:eastAsia="Times New Roman" w:hAnsi="Courier New" w:cs="Courier New"/>
          <w:color w:val="75715E"/>
          <w:sz w:val="20"/>
          <w:szCs w:val="20"/>
          <w:lang w:val="es-MX" w:eastAsia="es-MX"/>
        </w:rPr>
        <w:t>/*El nombre con el que se creará el archivo final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lastRenderedPageBreak/>
        <w:t xml:space="preserve">Una vez se tenga esta configuración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 xml:space="preserve">️ se puede llamar de dos maneras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w:t>
      </w:r>
    </w:p>
    <w:p w:rsidR="00E23BDB" w:rsidRPr="00E23BDB" w:rsidRDefault="00E23BDB" w:rsidP="00097571">
      <w:pPr>
        <w:numPr>
          <w:ilvl w:val="0"/>
          <w:numId w:val="3"/>
        </w:numPr>
        <w:shd w:val="clear" w:color="auto" w:fill="FFFFFF"/>
        <w:spacing w:before="0" w:after="0" w:line="240" w:lineRule="auto"/>
        <w:ind w:left="0"/>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con </w:t>
      </w:r>
      <w:proofErr w:type="spellStart"/>
      <w:r w:rsidRPr="00E23BDB">
        <w:rPr>
          <w:rFonts w:ascii="Arial" w:eastAsia="Times New Roman" w:hAnsi="Arial" w:cs="Arial"/>
          <w:color w:val="4A4A4A"/>
          <w:sz w:val="20"/>
          <w:szCs w:val="20"/>
          <w:lang w:val="es-MX" w:eastAsia="es-MX"/>
        </w:rPr>
        <w:t>npx</w:t>
      </w:r>
      <w:proofErr w:type="spellEnd"/>
      <w:r w:rsidRPr="00E23BDB">
        <w:rPr>
          <w:rFonts w:ascii="Arial" w:eastAsia="Times New Roman" w:hAnsi="Arial" w:cs="Arial"/>
          <w:color w:val="4A4A4A"/>
          <w:sz w:val="20"/>
          <w:szCs w:val="20"/>
          <w:lang w:val="es-MX" w:eastAsia="es-MX"/>
        </w:rPr>
        <w:t xml:space="preserve">: Se puede llamar con este comando para que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tome el archivo de configuración y haga su proceso con base en este. El comando es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color w:val="BF79DB"/>
          <w:sz w:val="20"/>
          <w:szCs w:val="20"/>
          <w:lang w:val="es-MX" w:eastAsia="es-MX"/>
        </w:rPr>
        <w:t>npx</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webpack</w:t>
      </w:r>
      <w:proofErr w:type="spellEnd"/>
    </w:p>
    <w:p w:rsidR="00E23BDB" w:rsidRPr="00E23BDB" w:rsidRDefault="00E23BDB" w:rsidP="00097571">
      <w:pPr>
        <w:numPr>
          <w:ilvl w:val="0"/>
          <w:numId w:val="4"/>
        </w:numPr>
        <w:shd w:val="clear" w:color="auto" w:fill="FFFFFF"/>
        <w:spacing w:before="0" w:after="0" w:line="240" w:lineRule="auto"/>
        <w:ind w:left="0"/>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con </w:t>
      </w:r>
      <w:proofErr w:type="spellStart"/>
      <w:r w:rsidRPr="00E23BDB">
        <w:rPr>
          <w:rFonts w:ascii="Arial" w:eastAsia="Times New Roman" w:hAnsi="Arial" w:cs="Arial"/>
          <w:color w:val="4A4A4A"/>
          <w:sz w:val="20"/>
          <w:szCs w:val="20"/>
          <w:lang w:val="es-MX" w:eastAsia="es-MX"/>
        </w:rPr>
        <w:t>npm</w:t>
      </w:r>
      <w:proofErr w:type="spellEnd"/>
      <w:r w:rsidRPr="00E23BDB">
        <w:rPr>
          <w:rFonts w:ascii="Arial" w:eastAsia="Times New Roman" w:hAnsi="Arial" w:cs="Arial"/>
          <w:color w:val="4A4A4A"/>
          <w:sz w:val="20"/>
          <w:szCs w:val="20"/>
          <w:lang w:val="es-MX" w:eastAsia="es-MX"/>
        </w:rPr>
        <w:t xml:space="preserve">: Dentro del archivo .JSON, dentro del objeto scripts se puede configurar un comando para ser llamado directamente por </w:t>
      </w:r>
      <w:proofErr w:type="spellStart"/>
      <w:r w:rsidRPr="00E23BDB">
        <w:rPr>
          <w:rFonts w:ascii="Arial" w:eastAsia="Times New Roman" w:hAnsi="Arial" w:cs="Arial"/>
          <w:color w:val="4A4A4A"/>
          <w:sz w:val="20"/>
          <w:szCs w:val="20"/>
          <w:lang w:val="es-MX" w:eastAsia="es-MX"/>
        </w:rPr>
        <w:t>npm</w:t>
      </w:r>
      <w:proofErr w:type="spellEnd"/>
      <w:r w:rsidRPr="00E23BDB">
        <w:rPr>
          <w:rFonts w:ascii="Arial" w:eastAsia="Times New Roman" w:hAnsi="Arial" w:cs="Arial"/>
          <w:color w:val="4A4A4A"/>
          <w:sz w:val="20"/>
          <w:szCs w:val="20"/>
          <w:lang w:val="es-MX" w:eastAsia="es-MX"/>
        </w:rPr>
        <w:t xml:space="preserve">. El comando que se añadirá es: </w:t>
      </w:r>
      <w:proofErr w:type="spellStart"/>
      <w:r w:rsidRPr="00E23BDB">
        <w:rPr>
          <w:rFonts w:ascii="Arial" w:eastAsia="Times New Roman" w:hAnsi="Arial" w:cs="Arial"/>
          <w:color w:val="4A4A4A"/>
          <w:sz w:val="20"/>
          <w:szCs w:val="20"/>
          <w:lang w:val="es-MX" w:eastAsia="es-MX"/>
        </w:rPr>
        <w:t>build</w:t>
      </w:r>
      <w:proofErr w:type="spellEnd"/>
      <w:r w:rsidRPr="00E23BDB">
        <w:rPr>
          <w:rFonts w:ascii="Arial" w:eastAsia="Times New Roman" w:hAnsi="Arial" w:cs="Arial"/>
          <w:color w:val="4A4A4A"/>
          <w:sz w:val="20"/>
          <w:szCs w:val="20"/>
          <w:lang w:val="es-MX" w:eastAsia="es-MX"/>
        </w:rPr>
        <w:t xml:space="preserve">, que a su vez llamará a </w:t>
      </w:r>
      <w:proofErr w:type="spellStart"/>
      <w:r w:rsidRPr="00E23BDB">
        <w:rPr>
          <w:rFonts w:ascii="Arial" w:eastAsia="Times New Roman" w:hAnsi="Arial" w:cs="Arial"/>
          <w:color w:val="4A4A4A"/>
          <w:sz w:val="20"/>
          <w:szCs w:val="20"/>
          <w:lang w:val="es-MX" w:eastAsia="es-MX"/>
        </w:rPr>
        <w:t>webpack</w:t>
      </w:r>
      <w:proofErr w:type="spellEnd"/>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“scripts”:{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b/>
          <w:bCs/>
          <w:color w:val="F92672"/>
          <w:sz w:val="20"/>
          <w:szCs w:val="20"/>
          <w:lang w:val="es-MX" w:eastAsia="es-MX"/>
        </w:rPr>
        <w:t>build</w:t>
      </w:r>
      <w:proofErr w:type="spellEnd"/>
      <w:r w:rsidRPr="00E23BDB">
        <w:rPr>
          <w:rFonts w:ascii="Courier New" w:eastAsia="Times New Roman" w:hAnsi="Courier New" w:cs="Courier New"/>
          <w:b/>
          <w:bCs/>
          <w:color w:val="F92672"/>
          <w:sz w:val="20"/>
          <w:szCs w:val="20"/>
          <w:lang w:val="es-MX" w:eastAsia="es-MX"/>
        </w:rPr>
        <w:t xml:space="preserve">”: </w:t>
      </w:r>
      <w:r w:rsidRPr="00E23BDB">
        <w:rPr>
          <w:rFonts w:ascii="Courier New" w:eastAsia="Times New Roman" w:hAnsi="Courier New" w:cs="Courier New"/>
          <w:color w:val="FFFFFF"/>
          <w:sz w:val="20"/>
          <w:szCs w:val="20"/>
          <w:lang w:val="es-MX" w:eastAsia="es-MX"/>
        </w:rPr>
        <w:t>“</w:t>
      </w:r>
      <w:proofErr w:type="spellStart"/>
      <w:r w:rsidRPr="00E23BDB">
        <w:rPr>
          <w:rFonts w:ascii="Courier New" w:eastAsia="Times New Roman" w:hAnsi="Courier New" w:cs="Courier New"/>
          <w:color w:val="FFFFFF"/>
          <w:sz w:val="20"/>
          <w:szCs w:val="20"/>
          <w:lang w:val="es-MX" w:eastAsia="es-MX"/>
        </w:rPr>
        <w:t>webpack</w:t>
      </w:r>
      <w:proofErr w:type="spellEnd"/>
      <w:r w:rsidRPr="00E23BDB">
        <w:rPr>
          <w:rFonts w:ascii="Courier New" w:eastAsia="Times New Roman" w:hAnsi="Courier New" w:cs="Courier New"/>
          <w:color w:val="FFFFFF"/>
          <w:sz w:val="20"/>
          <w:szCs w:val="20"/>
          <w:lang w:val="es-MX" w:eastAsia="es-MX"/>
        </w:rPr>
        <w:t>” //</w:t>
      </w:r>
      <w:proofErr w:type="spellStart"/>
      <w:r w:rsidRPr="00E23BDB">
        <w:rPr>
          <w:rFonts w:ascii="Courier New" w:eastAsia="Times New Roman" w:hAnsi="Courier New" w:cs="Courier New"/>
          <w:b/>
          <w:bCs/>
          <w:color w:val="F92672"/>
          <w:sz w:val="20"/>
          <w:szCs w:val="20"/>
          <w:lang w:val="es-MX" w:eastAsia="es-MX"/>
        </w:rPr>
        <w:t>build</w:t>
      </w:r>
      <w:proofErr w:type="spellEnd"/>
      <w:r w:rsidRPr="00E23BDB">
        <w:rPr>
          <w:rFonts w:ascii="Courier New" w:eastAsia="Times New Roman" w:hAnsi="Courier New" w:cs="Courier New"/>
          <w:b/>
          <w:bCs/>
          <w:color w:val="F92672"/>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sera</w:t>
      </w:r>
      <w:proofErr w:type="spellEnd"/>
      <w:r w:rsidRPr="00E23BDB">
        <w:rPr>
          <w:rFonts w:ascii="Courier New" w:eastAsia="Times New Roman" w:hAnsi="Courier New" w:cs="Courier New"/>
          <w:color w:val="FFFFFF"/>
          <w:sz w:val="20"/>
          <w:szCs w:val="20"/>
          <w:lang w:val="es-MX" w:eastAsia="es-MX"/>
        </w:rPr>
        <w:t xml:space="preserve"> el nombre que usaremos en consola</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Para ejecutarlo basta con escribir en la consola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color w:val="FFFFFF"/>
          <w:sz w:val="20"/>
          <w:szCs w:val="20"/>
          <w:lang w:val="es-MX" w:eastAsia="es-MX"/>
        </w:rPr>
        <w:t>npm</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A6E22E"/>
          <w:sz w:val="20"/>
          <w:szCs w:val="20"/>
          <w:lang w:val="es-MX" w:eastAsia="es-MX"/>
        </w:rPr>
        <w:t>run</w:t>
      </w:r>
      <w:proofErr w:type="spell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webpack</w:t>
      </w:r>
      <w:proofErr w:type="spellEnd"/>
      <w:r w:rsidRPr="00E23BDB">
        <w:rPr>
          <w:rFonts w:ascii="Courier New" w:eastAsia="Times New Roman" w:hAnsi="Courier New" w:cs="Courier New"/>
          <w:color w:val="FFFFFF"/>
          <w:sz w:val="20"/>
          <w:szCs w:val="20"/>
          <w:lang w:val="es-MX" w:eastAsia="es-MX"/>
        </w:rPr>
        <w:t xml:space="preserve"> </w:t>
      </w:r>
    </w:p>
    <w:p w:rsidR="00E23BDB" w:rsidRDefault="00E23BDB"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DA4C16" w:rsidRDefault="00DA4C16" w:rsidP="00E23BDB">
      <w:pPr>
        <w:shd w:val="clear" w:color="auto" w:fill="FFFFFF"/>
        <w:spacing w:before="0" w:after="0" w:line="240" w:lineRule="auto"/>
        <w:jc w:val="both"/>
        <w:rPr>
          <w:rFonts w:ascii="Arial" w:eastAsia="Times New Roman" w:hAnsi="Arial" w:cs="Arial"/>
          <w:color w:val="273B47"/>
          <w:sz w:val="20"/>
          <w:szCs w:val="20"/>
          <w:lang w:val="es-MX" w:eastAsia="es-MX"/>
        </w:rPr>
      </w:pPr>
      <w:r w:rsidRPr="00DA4C16">
        <w:rPr>
          <w:rFonts w:ascii="Arial" w:eastAsia="Times New Roman" w:hAnsi="Arial" w:cs="Arial"/>
          <w:noProof/>
          <w:color w:val="273B47"/>
          <w:sz w:val="20"/>
          <w:szCs w:val="20"/>
          <w:lang w:val="es-MX" w:eastAsia="es-MX"/>
        </w:rPr>
        <w:drawing>
          <wp:inline distT="0" distB="0" distL="0" distR="0" wp14:anchorId="6B3C5B6B" wp14:editId="48C99491">
            <wp:extent cx="5732145" cy="167957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679575"/>
                    </a:xfrm>
                    <a:prstGeom prst="rect">
                      <a:avLst/>
                    </a:prstGeom>
                  </pic:spPr>
                </pic:pic>
              </a:graphicData>
            </a:graphic>
          </wp:inline>
        </w:drawing>
      </w:r>
    </w:p>
    <w:p w:rsidR="00E23BDB" w:rsidRDefault="00E23BDB"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F60A43" w:rsidRDefault="00F60A43"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F60A43" w:rsidRPr="00F60A43" w:rsidRDefault="00F60A43" w:rsidP="00F60A43">
      <w:pPr>
        <w:pStyle w:val="Ttulo1"/>
        <w:rPr>
          <w:rFonts w:ascii="Arial" w:eastAsia="Times New Roman" w:hAnsi="Arial" w:cs="Arial"/>
          <w:sz w:val="24"/>
          <w:szCs w:val="24"/>
        </w:rPr>
      </w:pPr>
      <w:r w:rsidRPr="00F60A43">
        <w:rPr>
          <w:rFonts w:ascii="Arial" w:eastAsia="Times New Roman" w:hAnsi="Arial" w:cs="Arial"/>
          <w:sz w:val="24"/>
          <w:szCs w:val="24"/>
        </w:rPr>
        <w:t>Cargando configuraciones por defecto y personalizadas</w:t>
      </w:r>
    </w:p>
    <w:p w:rsidR="00F60A43" w:rsidRPr="00DF5BA8" w:rsidRDefault="00F60A43" w:rsidP="00F60A43">
      <w:pPr>
        <w:shd w:val="clear" w:color="auto" w:fill="FFFFFF"/>
        <w:spacing w:after="0" w:line="240" w:lineRule="auto"/>
        <w:jc w:val="both"/>
        <w:rPr>
          <w:rFonts w:ascii="Arial" w:hAnsi="Arial" w:cs="Arial"/>
          <w:color w:val="273B47"/>
          <w:sz w:val="20"/>
          <w:szCs w:val="20"/>
          <w:shd w:val="clear" w:color="auto" w:fill="FFFFFF"/>
        </w:rPr>
      </w:pPr>
      <w:r w:rsidRPr="00DF5BA8">
        <w:rPr>
          <w:rFonts w:ascii="Arial" w:hAnsi="Arial" w:cs="Arial"/>
          <w:color w:val="273B47"/>
          <w:sz w:val="20"/>
          <w:szCs w:val="20"/>
          <w:shd w:val="clear" w:color="auto" w:fill="FFFFFF"/>
        </w:rPr>
        <w:t>Por medio del uso de la bandera </w:t>
      </w:r>
      <w:r w:rsidRPr="00DF5BA8">
        <w:rPr>
          <w:rFonts w:ascii="Courier New" w:hAnsi="Courier New" w:cs="Courier New"/>
          <w:color w:val="273B47"/>
          <w:sz w:val="20"/>
          <w:szCs w:val="20"/>
          <w:shd w:val="clear" w:color="auto" w:fill="FFFFFF"/>
        </w:rPr>
        <w:t>--</w:t>
      </w:r>
      <w:proofErr w:type="spellStart"/>
      <w:r w:rsidRPr="00DF5BA8">
        <w:rPr>
          <w:rFonts w:ascii="Courier New" w:hAnsi="Courier New" w:cs="Courier New"/>
          <w:color w:val="273B47"/>
          <w:sz w:val="20"/>
          <w:szCs w:val="20"/>
          <w:shd w:val="clear" w:color="auto" w:fill="FFFFFF"/>
        </w:rPr>
        <w:t>config</w:t>
      </w:r>
      <w:proofErr w:type="spellEnd"/>
      <w:r w:rsidRPr="00DF5BA8">
        <w:rPr>
          <w:rFonts w:ascii="Arial" w:hAnsi="Arial" w:cs="Arial"/>
          <w:color w:val="273B47"/>
          <w:sz w:val="20"/>
          <w:szCs w:val="20"/>
          <w:shd w:val="clear" w:color="auto" w:fill="FFFFFF"/>
        </w:rPr>
        <w:t> podemos especificar un archivo de configuración externo con el nombre que queramos en lugar del nombre por defecto </w:t>
      </w:r>
      <w:r w:rsidRPr="00DF5BA8">
        <w:rPr>
          <w:rFonts w:ascii="Arial" w:hAnsi="Arial" w:cs="Arial"/>
          <w:b/>
          <w:bCs/>
          <w:color w:val="273B47"/>
          <w:sz w:val="20"/>
          <w:szCs w:val="20"/>
          <w:shd w:val="clear" w:color="auto" w:fill="FFFFFF"/>
        </w:rPr>
        <w:t>webpack.config.js</w:t>
      </w:r>
      <w:r w:rsidRPr="00DF5BA8">
        <w:rPr>
          <w:rFonts w:ascii="Arial" w:hAnsi="Arial" w:cs="Arial"/>
          <w:color w:val="273B47"/>
          <w:sz w:val="20"/>
          <w:szCs w:val="20"/>
          <w:shd w:val="clear" w:color="auto" w:fill="FFFFFF"/>
        </w:rPr>
        <w:t>.</w:t>
      </w:r>
    </w:p>
    <w:p w:rsidR="00F60A43" w:rsidRPr="00DF5BA8" w:rsidRDefault="00F60A43" w:rsidP="00F60A43">
      <w:pPr>
        <w:shd w:val="clear" w:color="auto" w:fill="FFFFFF"/>
        <w:spacing w:after="0" w:line="240" w:lineRule="auto"/>
        <w:jc w:val="both"/>
        <w:rPr>
          <w:rFonts w:ascii="Arial" w:hAnsi="Arial" w:cs="Arial"/>
          <w:color w:val="273B47"/>
          <w:sz w:val="20"/>
          <w:szCs w:val="20"/>
          <w:shd w:val="clear" w:color="auto" w:fill="FFFFFF"/>
        </w:rPr>
      </w:pP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r w:rsidRPr="00F60A43">
        <w:rPr>
          <w:rFonts w:ascii="Arial" w:eastAsia="Times New Roman" w:hAnsi="Arial" w:cs="Arial"/>
          <w:color w:val="4A4A4A"/>
          <w:sz w:val="20"/>
          <w:szCs w:val="20"/>
          <w:lang w:val="es-MX" w:eastAsia="es-MX"/>
        </w:rPr>
        <w:t>Resumen de clase:</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r w:rsidRPr="00F60A43">
        <w:rPr>
          <w:rFonts w:ascii="Arial" w:eastAsia="Times New Roman" w:hAnsi="Arial" w:cs="Arial"/>
          <w:color w:val="4A4A4A"/>
          <w:sz w:val="20"/>
          <w:szCs w:val="20"/>
          <w:lang w:val="es-MX" w:eastAsia="es-MX"/>
        </w:rPr>
        <w:t xml:space="preserve">En esta clase se </w:t>
      </w:r>
      <w:r w:rsidR="00125790" w:rsidRPr="00DF5BA8">
        <w:rPr>
          <w:rFonts w:ascii="Arial" w:eastAsia="Times New Roman" w:hAnsi="Arial" w:cs="Arial"/>
          <w:color w:val="4A4A4A"/>
          <w:sz w:val="20"/>
          <w:szCs w:val="20"/>
          <w:lang w:val="es-MX" w:eastAsia="es-MX"/>
        </w:rPr>
        <w:t>agregó</w:t>
      </w:r>
      <w:r w:rsidRPr="00F60A43">
        <w:rPr>
          <w:rFonts w:ascii="Arial" w:eastAsia="Times New Roman" w:hAnsi="Arial" w:cs="Arial"/>
          <w:color w:val="4A4A4A"/>
          <w:sz w:val="20"/>
          <w:szCs w:val="20"/>
          <w:lang w:val="es-MX" w:eastAsia="es-MX"/>
        </w:rPr>
        <w:t xml:space="preserve"> una </w:t>
      </w:r>
      <w:r w:rsidR="00125790" w:rsidRPr="00DF5BA8">
        <w:rPr>
          <w:rFonts w:ascii="Arial" w:eastAsia="Times New Roman" w:hAnsi="Arial" w:cs="Arial"/>
          <w:color w:val="4A4A4A"/>
          <w:sz w:val="20"/>
          <w:szCs w:val="20"/>
          <w:lang w:val="es-MX" w:eastAsia="es-MX"/>
        </w:rPr>
        <w:t>configuración</w:t>
      </w:r>
      <w:r w:rsidRPr="00F60A43">
        <w:rPr>
          <w:rFonts w:ascii="Arial" w:eastAsia="Times New Roman" w:hAnsi="Arial" w:cs="Arial"/>
          <w:color w:val="4A4A4A"/>
          <w:sz w:val="20"/>
          <w:szCs w:val="20"/>
          <w:lang w:val="es-MX" w:eastAsia="es-MX"/>
        </w:rPr>
        <w:t xml:space="preserve"> de </w:t>
      </w:r>
      <w:proofErr w:type="spellStart"/>
      <w:r w:rsidRPr="00F60A43">
        <w:rPr>
          <w:rFonts w:ascii="Arial" w:eastAsia="Times New Roman" w:hAnsi="Arial" w:cs="Arial"/>
          <w:color w:val="4A4A4A"/>
          <w:sz w:val="20"/>
          <w:szCs w:val="20"/>
          <w:lang w:val="es-MX" w:eastAsia="es-MX"/>
        </w:rPr>
        <w:t>webpack</w:t>
      </w:r>
      <w:proofErr w:type="spellEnd"/>
      <w:r w:rsidRPr="00F60A43">
        <w:rPr>
          <w:rFonts w:ascii="Arial" w:eastAsia="Times New Roman" w:hAnsi="Arial" w:cs="Arial"/>
          <w:color w:val="4A4A4A"/>
          <w:sz w:val="20"/>
          <w:szCs w:val="20"/>
          <w:lang w:val="es-MX" w:eastAsia="es-MX"/>
        </w:rPr>
        <w:t xml:space="preserve"> diferentes para un </w:t>
      </w:r>
      <w:proofErr w:type="spellStart"/>
      <w:r w:rsidRPr="00F60A43">
        <w:rPr>
          <w:rFonts w:ascii="Arial" w:eastAsia="Times New Roman" w:hAnsi="Arial" w:cs="Arial"/>
          <w:color w:val="4A4A4A"/>
          <w:sz w:val="20"/>
          <w:szCs w:val="20"/>
          <w:lang w:val="es-MX" w:eastAsia="es-MX"/>
        </w:rPr>
        <w:t>build</w:t>
      </w:r>
      <w:proofErr w:type="spellEnd"/>
      <w:r w:rsidRPr="00F60A43">
        <w:rPr>
          <w:rFonts w:ascii="Arial" w:eastAsia="Times New Roman" w:hAnsi="Arial" w:cs="Arial"/>
          <w:color w:val="4A4A4A"/>
          <w:sz w:val="20"/>
          <w:szCs w:val="20"/>
          <w:lang w:val="es-MX" w:eastAsia="es-MX"/>
        </w:rPr>
        <w:t xml:space="preserve"> externo. </w:t>
      </w:r>
      <w:proofErr w:type="gramStart"/>
      <w:r w:rsidRPr="00F60A43">
        <w:rPr>
          <w:rFonts w:ascii="Arial" w:eastAsia="Times New Roman" w:hAnsi="Arial" w:cs="Arial"/>
          <w:color w:val="4A4A4A"/>
          <w:sz w:val="20"/>
          <w:szCs w:val="20"/>
          <w:lang w:val="es-MX" w:eastAsia="es-MX"/>
        </w:rPr>
        <w:t>para</w:t>
      </w:r>
      <w:proofErr w:type="gramEnd"/>
      <w:r w:rsidRPr="00F60A43">
        <w:rPr>
          <w:rFonts w:ascii="Arial" w:eastAsia="Times New Roman" w:hAnsi="Arial" w:cs="Arial"/>
          <w:color w:val="4A4A4A"/>
          <w:sz w:val="20"/>
          <w:szCs w:val="20"/>
          <w:lang w:val="es-MX" w:eastAsia="es-MX"/>
        </w:rPr>
        <w:t xml:space="preserve"> eso se </w:t>
      </w:r>
      <w:r w:rsidR="00125790" w:rsidRPr="00DF5BA8">
        <w:rPr>
          <w:rFonts w:ascii="Arial" w:eastAsia="Times New Roman" w:hAnsi="Arial" w:cs="Arial"/>
          <w:color w:val="4A4A4A"/>
          <w:sz w:val="20"/>
          <w:szCs w:val="20"/>
          <w:lang w:val="es-MX" w:eastAsia="es-MX"/>
        </w:rPr>
        <w:t>agregó</w:t>
      </w:r>
      <w:r w:rsidRPr="00F60A43">
        <w:rPr>
          <w:rFonts w:ascii="Arial" w:eastAsia="Times New Roman" w:hAnsi="Arial" w:cs="Arial"/>
          <w:color w:val="4A4A4A"/>
          <w:sz w:val="20"/>
          <w:szCs w:val="20"/>
          <w:lang w:val="es-MX" w:eastAsia="es-MX"/>
        </w:rPr>
        <w:t>.</w:t>
      </w:r>
      <w:r w:rsidRPr="00F60A43">
        <w:rPr>
          <w:rFonts w:ascii="Arial" w:eastAsia="Times New Roman" w:hAnsi="Arial" w:cs="Arial"/>
          <w:color w:val="4A4A4A"/>
          <w:sz w:val="20"/>
          <w:szCs w:val="20"/>
          <w:lang w:val="es-MX" w:eastAsia="es-MX"/>
        </w:rPr>
        <w:br/>
      </w:r>
      <w:r w:rsidR="00125790" w:rsidRPr="00DF5BA8">
        <w:rPr>
          <w:rFonts w:ascii="Arial" w:eastAsia="Times New Roman" w:hAnsi="Arial" w:cs="Arial"/>
          <w:color w:val="4A4A4A"/>
          <w:sz w:val="20"/>
          <w:szCs w:val="20"/>
          <w:lang w:val="es-MX" w:eastAsia="es-MX"/>
        </w:rPr>
        <w:t>Dentro</w:t>
      </w:r>
      <w:r w:rsidRPr="00F60A43">
        <w:rPr>
          <w:rFonts w:ascii="Arial" w:eastAsia="Times New Roman" w:hAnsi="Arial" w:cs="Arial"/>
          <w:color w:val="4A4A4A"/>
          <w:sz w:val="20"/>
          <w:szCs w:val="20"/>
          <w:lang w:val="es-MX" w:eastAsia="es-MX"/>
        </w:rPr>
        <w:t xml:space="preserve"> de la carpeta </w:t>
      </w:r>
      <w:proofErr w:type="spellStart"/>
      <w:r w:rsidRPr="00DF5BA8">
        <w:rPr>
          <w:rFonts w:ascii="Arial" w:eastAsia="Times New Roman" w:hAnsi="Arial" w:cs="Arial"/>
          <w:b/>
          <w:bCs/>
          <w:color w:val="4A4A4A"/>
          <w:sz w:val="20"/>
          <w:szCs w:val="20"/>
          <w:lang w:val="es-MX" w:eastAsia="es-MX"/>
        </w:rPr>
        <w:t>externals</w:t>
      </w:r>
      <w:proofErr w:type="spellEnd"/>
      <w:r w:rsidRPr="00F60A43">
        <w:rPr>
          <w:rFonts w:ascii="Arial" w:eastAsia="Times New Roman" w:hAnsi="Arial" w:cs="Arial"/>
          <w:color w:val="4A4A4A"/>
          <w:sz w:val="20"/>
          <w:szCs w:val="20"/>
          <w:lang w:val="es-MX" w:eastAsia="es-MX"/>
        </w:rPr>
        <w:t> un </w:t>
      </w:r>
      <w:r w:rsidRPr="00DF5BA8">
        <w:rPr>
          <w:rFonts w:ascii="Arial" w:eastAsia="Times New Roman" w:hAnsi="Arial" w:cs="Arial"/>
          <w:b/>
          <w:bCs/>
          <w:color w:val="4A4A4A"/>
          <w:sz w:val="20"/>
          <w:szCs w:val="20"/>
          <w:lang w:val="es-MX" w:eastAsia="es-MX"/>
        </w:rPr>
        <w:t>webpack.config.js</w:t>
      </w:r>
      <w:r w:rsidRPr="00F60A43">
        <w:rPr>
          <w:rFonts w:ascii="Arial" w:eastAsia="Times New Roman" w:hAnsi="Arial" w:cs="Arial"/>
          <w:color w:val="4A4A4A"/>
          <w:sz w:val="20"/>
          <w:szCs w:val="20"/>
          <w:lang w:val="es-MX" w:eastAsia="es-MX"/>
        </w:rPr>
        <w:br/>
        <w:t xml:space="preserve">con la siguiente </w:t>
      </w:r>
      <w:r w:rsidR="00125790" w:rsidRPr="00DF5BA8">
        <w:rPr>
          <w:rFonts w:ascii="Arial" w:eastAsia="Times New Roman" w:hAnsi="Arial" w:cs="Arial"/>
          <w:color w:val="4A4A4A"/>
          <w:sz w:val="20"/>
          <w:szCs w:val="20"/>
          <w:lang w:val="es-MX" w:eastAsia="es-MX"/>
        </w:rPr>
        <w:t>configuración</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DF5BA8">
        <w:rPr>
          <w:rFonts w:ascii="Courier New" w:eastAsia="Times New Roman" w:hAnsi="Courier New" w:cs="Courier New"/>
          <w:b/>
          <w:bCs/>
          <w:color w:val="F92672"/>
          <w:sz w:val="20"/>
          <w:szCs w:val="20"/>
          <w:lang w:val="en-US" w:eastAsia="es-MX"/>
        </w:rPr>
        <w:t>const</w:t>
      </w:r>
      <w:proofErr w:type="spellEnd"/>
      <w:proofErr w:type="gramEnd"/>
      <w:r w:rsidRPr="00DF5BA8">
        <w:rPr>
          <w:rFonts w:ascii="Courier New" w:eastAsia="Times New Roman" w:hAnsi="Courier New" w:cs="Courier New"/>
          <w:color w:val="FFFFFF"/>
          <w:sz w:val="20"/>
          <w:szCs w:val="20"/>
          <w:lang w:val="en-US" w:eastAsia="es-MX"/>
        </w:rPr>
        <w:t xml:space="preserve"> path = </w:t>
      </w:r>
      <w:r w:rsidRPr="00DF5BA8">
        <w:rPr>
          <w:rFonts w:ascii="Courier New" w:eastAsia="Times New Roman" w:hAnsi="Courier New" w:cs="Courier New"/>
          <w:color w:val="A6E22E"/>
          <w:sz w:val="20"/>
          <w:szCs w:val="20"/>
          <w:lang w:val="en-US" w:eastAsia="es-MX"/>
        </w:rPr>
        <w:t>require</w:t>
      </w:r>
      <w:r w:rsidRPr="00DF5BA8">
        <w:rPr>
          <w:rFonts w:ascii="Courier New" w:eastAsia="Times New Roman" w:hAnsi="Courier New" w:cs="Courier New"/>
          <w:color w:val="FFFFFF"/>
          <w:sz w:val="20"/>
          <w:szCs w:val="20"/>
          <w:lang w:val="en-US" w:eastAsia="es-MX"/>
        </w:rPr>
        <w:t>(</w:t>
      </w:r>
      <w:r w:rsidRPr="00DF5BA8">
        <w:rPr>
          <w:rFonts w:ascii="Courier New" w:eastAsia="Times New Roman" w:hAnsi="Courier New" w:cs="Courier New"/>
          <w:color w:val="A6E22E"/>
          <w:sz w:val="20"/>
          <w:szCs w:val="20"/>
          <w:lang w:val="en-US" w:eastAsia="es-MX"/>
        </w:rPr>
        <w:t>'path'</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DF5BA8">
        <w:rPr>
          <w:rFonts w:ascii="Courier New" w:eastAsia="Times New Roman" w:hAnsi="Courier New" w:cs="Courier New"/>
          <w:color w:val="A6E22E"/>
          <w:sz w:val="20"/>
          <w:szCs w:val="20"/>
          <w:lang w:val="en-US" w:eastAsia="es-MX"/>
        </w:rPr>
        <w:t>module</w:t>
      </w:r>
      <w:r w:rsidRPr="00DF5BA8">
        <w:rPr>
          <w:rFonts w:ascii="Courier New" w:eastAsia="Times New Roman" w:hAnsi="Courier New" w:cs="Courier New"/>
          <w:color w:val="FFFFFF"/>
          <w:sz w:val="20"/>
          <w:szCs w:val="20"/>
          <w:lang w:val="en-US" w:eastAsia="es-MX"/>
        </w:rPr>
        <w:t>.exports</w:t>
      </w:r>
      <w:proofErr w:type="spellEnd"/>
      <w:r w:rsidRPr="00DF5BA8">
        <w:rPr>
          <w:rFonts w:ascii="Courier New" w:eastAsia="Times New Roman" w:hAnsi="Courier New" w:cs="Courier New"/>
          <w:color w:val="FFFFFF"/>
          <w:sz w:val="20"/>
          <w:szCs w:val="20"/>
          <w:lang w:val="en-US" w:eastAsia="es-MX"/>
        </w:rPr>
        <w:t xml:space="preserve"> =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entry</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'index.js'</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mode</w:t>
      </w:r>
      <w:proofErr w:type="gram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'development'</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output</w:t>
      </w:r>
      <w:proofErr w:type="gramEnd"/>
      <w:r w:rsidRPr="00DF5BA8">
        <w:rPr>
          <w:rFonts w:ascii="Courier New" w:eastAsia="Times New Roman" w:hAnsi="Courier New" w:cs="Courier New"/>
          <w:color w:val="FFFFFF"/>
          <w:sz w:val="20"/>
          <w:szCs w:val="20"/>
          <w:lang w:val="en-US" w:eastAsia="es-MX"/>
        </w:rPr>
        <w:t>: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path</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dist</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s-MX" w:eastAsia="es-MX"/>
        </w:rPr>
        <w:t>filename</w:t>
      </w:r>
      <w:proofErr w:type="spellEnd"/>
      <w:proofErr w:type="gram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'bundle.js'</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 xml:space="preserve">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F60A43">
        <w:rPr>
          <w:rFonts w:ascii="Arial" w:eastAsia="Times New Roman" w:hAnsi="Arial" w:cs="Arial"/>
          <w:color w:val="4A4A4A"/>
          <w:sz w:val="20"/>
          <w:szCs w:val="20"/>
          <w:lang w:val="es-MX" w:eastAsia="es-MX"/>
        </w:rPr>
        <w:t>donde</w:t>
      </w:r>
      <w:proofErr w:type="gramEnd"/>
      <w:r w:rsidRPr="00F60A43">
        <w:rPr>
          <w:rFonts w:ascii="Arial" w:eastAsia="Times New Roman" w:hAnsi="Arial" w:cs="Arial"/>
          <w:color w:val="4A4A4A"/>
          <w:sz w:val="20"/>
          <w:szCs w:val="20"/>
          <w:lang w:val="es-MX" w:eastAsia="es-MX"/>
        </w:rPr>
        <w:t xml:space="preserve"> le indicamos que nuestro </w:t>
      </w:r>
      <w:proofErr w:type="spellStart"/>
      <w:r w:rsidRPr="00F60A43">
        <w:rPr>
          <w:rFonts w:ascii="Arial" w:eastAsia="Times New Roman" w:hAnsi="Arial" w:cs="Arial"/>
          <w:color w:val="4A4A4A"/>
          <w:sz w:val="20"/>
          <w:szCs w:val="20"/>
          <w:lang w:val="es-MX" w:eastAsia="es-MX"/>
        </w:rPr>
        <w:t>bundle</w:t>
      </w:r>
      <w:proofErr w:type="spellEnd"/>
      <w:r w:rsidRPr="00F60A43">
        <w:rPr>
          <w:rFonts w:ascii="Arial" w:eastAsia="Times New Roman" w:hAnsi="Arial" w:cs="Arial"/>
          <w:color w:val="4A4A4A"/>
          <w:sz w:val="20"/>
          <w:szCs w:val="20"/>
          <w:lang w:val="es-MX" w:eastAsia="es-MX"/>
        </w:rPr>
        <w:t xml:space="preserve"> se guarde dentro de la carpeta </w:t>
      </w:r>
      <w:proofErr w:type="spellStart"/>
      <w:r w:rsidRPr="00F60A43">
        <w:rPr>
          <w:rFonts w:ascii="Arial" w:eastAsia="Times New Roman" w:hAnsi="Arial" w:cs="Arial"/>
          <w:color w:val="4A4A4A"/>
          <w:sz w:val="20"/>
          <w:szCs w:val="20"/>
          <w:lang w:val="es-MX" w:eastAsia="es-MX"/>
        </w:rPr>
        <w:t>dist</w:t>
      </w:r>
      <w:proofErr w:type="spellEnd"/>
      <w:r w:rsidRPr="00F60A43">
        <w:rPr>
          <w:rFonts w:ascii="Arial" w:eastAsia="Times New Roman" w:hAnsi="Arial" w:cs="Arial"/>
          <w:color w:val="4A4A4A"/>
          <w:sz w:val="20"/>
          <w:szCs w:val="20"/>
          <w:lang w:val="es-MX" w:eastAsia="es-MX"/>
        </w:rPr>
        <w:t>.</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proofErr w:type="spellStart"/>
      <w:r w:rsidRPr="00F60A43">
        <w:rPr>
          <w:rFonts w:ascii="Arial" w:eastAsia="Times New Roman" w:hAnsi="Arial" w:cs="Arial"/>
          <w:color w:val="4A4A4A"/>
          <w:sz w:val="20"/>
          <w:szCs w:val="20"/>
          <w:lang w:val="es-MX" w:eastAsia="es-MX"/>
        </w:rPr>
        <w:t>Tambien</w:t>
      </w:r>
      <w:proofErr w:type="spellEnd"/>
      <w:r w:rsidRPr="00F60A43">
        <w:rPr>
          <w:rFonts w:ascii="Arial" w:eastAsia="Times New Roman" w:hAnsi="Arial" w:cs="Arial"/>
          <w:color w:val="4A4A4A"/>
          <w:sz w:val="20"/>
          <w:szCs w:val="20"/>
          <w:lang w:val="es-MX" w:eastAsia="es-MX"/>
        </w:rPr>
        <w:t xml:space="preserve"> se agregaron 3 </w:t>
      </w:r>
      <w:proofErr w:type="spellStart"/>
      <w:r w:rsidRPr="00F60A43">
        <w:rPr>
          <w:rFonts w:ascii="Arial" w:eastAsia="Times New Roman" w:hAnsi="Arial" w:cs="Arial"/>
          <w:color w:val="4A4A4A"/>
          <w:sz w:val="20"/>
          <w:szCs w:val="20"/>
          <w:lang w:val="es-MX" w:eastAsia="es-MX"/>
        </w:rPr>
        <w:t>cmandos</w:t>
      </w:r>
      <w:proofErr w:type="spellEnd"/>
      <w:r w:rsidRPr="00F60A43">
        <w:rPr>
          <w:rFonts w:ascii="Arial" w:eastAsia="Times New Roman" w:hAnsi="Arial" w:cs="Arial"/>
          <w:color w:val="4A4A4A"/>
          <w:sz w:val="20"/>
          <w:szCs w:val="20"/>
          <w:lang w:val="es-MX" w:eastAsia="es-MX"/>
        </w:rPr>
        <w:t xml:space="preserve"> en </w:t>
      </w:r>
      <w:proofErr w:type="spellStart"/>
      <w:r w:rsidRPr="00F60A43">
        <w:rPr>
          <w:rFonts w:ascii="Arial" w:eastAsia="Times New Roman" w:hAnsi="Arial" w:cs="Arial"/>
          <w:color w:val="4A4A4A"/>
          <w:sz w:val="20"/>
          <w:szCs w:val="20"/>
          <w:lang w:val="es-MX" w:eastAsia="es-MX"/>
        </w:rPr>
        <w:t>npm</w:t>
      </w:r>
      <w:proofErr w:type="spellEnd"/>
      <w:r w:rsidRPr="00F60A43">
        <w:rPr>
          <w:rFonts w:ascii="Arial" w:eastAsia="Times New Roman" w:hAnsi="Arial" w:cs="Arial"/>
          <w:color w:val="4A4A4A"/>
          <w:sz w:val="20"/>
          <w:szCs w:val="20"/>
          <w:lang w:val="es-MX" w:eastAsia="es-MX"/>
        </w:rPr>
        <w:t xml:space="preserve"> scripts para probar las diferentes ejecuciones.</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w:t>
      </w:r>
      <w:proofErr w:type="gramStart"/>
      <w:r w:rsidRPr="00DF5BA8">
        <w:rPr>
          <w:rFonts w:ascii="Courier New" w:eastAsia="Times New Roman" w:hAnsi="Courier New" w:cs="Courier New"/>
          <w:color w:val="FFFFFF"/>
          <w:sz w:val="20"/>
          <w:szCs w:val="20"/>
          <w:lang w:val="en-US" w:eastAsia="es-MX"/>
        </w:rPr>
        <w:t>scripts</w:t>
      </w:r>
      <w:proofErr w:type="gramEnd"/>
      <w:r w:rsidRPr="00DF5BA8">
        <w:rPr>
          <w:rFonts w:ascii="Courier New" w:eastAsia="Times New Roman" w:hAnsi="Courier New" w:cs="Courier New"/>
          <w:color w:val="FFFFFF"/>
          <w:sz w:val="20"/>
          <w:szCs w:val="20"/>
          <w:lang w:val="en-US" w:eastAsia="es-MX"/>
        </w:rPr>
        <w:t>":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--entry ./index.js --output ./bundle.js --mode development",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local</w:t>
      </w:r>
      <w:proofErr w:type="spell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--mode production",</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external</w:t>
      </w:r>
      <w:proofErr w:type="spell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config</w:t>
      </w:r>
      <w:proofErr w:type="spellEnd"/>
      <w:r w:rsidRPr="00DF5BA8">
        <w:rPr>
          <w:rFonts w:ascii="Courier New" w:eastAsia="Times New Roman" w:hAnsi="Courier New" w:cs="Courier New"/>
          <w:color w:val="FFFFFF"/>
          <w:sz w:val="20"/>
          <w:szCs w:val="20"/>
          <w:lang w:val="en-US" w:eastAsia="es-MX"/>
        </w:rPr>
        <w:t xml:space="preserve"> ./external/webpack.config.js"</w:t>
      </w:r>
    </w:p>
    <w:p w:rsidR="00F60A43" w:rsidRPr="00F60A43"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FFFFFF"/>
          <w:sz w:val="20"/>
          <w:szCs w:val="20"/>
          <w:lang w:val="es-MX" w:eastAsia="es-MX"/>
        </w:rPr>
        <w:t>},</w:t>
      </w:r>
    </w:p>
    <w:p w:rsidR="00F60A43" w:rsidRPr="00DF5BA8" w:rsidRDefault="00F60A43" w:rsidP="00F60A43">
      <w:pPr>
        <w:shd w:val="clear" w:color="auto" w:fill="FFFFFF"/>
        <w:spacing w:after="0" w:line="240" w:lineRule="auto"/>
        <w:jc w:val="both"/>
        <w:rPr>
          <w:rFonts w:ascii="Arial" w:eastAsia="Times New Roman" w:hAnsi="Arial" w:cs="Arial"/>
          <w:color w:val="273B47"/>
          <w:sz w:val="20"/>
          <w:szCs w:val="20"/>
          <w:lang w:val="es-MX" w:eastAsia="es-MX"/>
        </w:rPr>
      </w:pP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Usualmente yo uso dos archivos de configuración que fue la forma que encontré en la documentación</w:t>
      </w:r>
    </w:p>
    <w:p w:rsidR="00125790" w:rsidRPr="00125790" w:rsidRDefault="00125790" w:rsidP="00097571">
      <w:pPr>
        <w:numPr>
          <w:ilvl w:val="0"/>
          <w:numId w:val="6"/>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lastRenderedPageBreak/>
        <w:t>webpack.dev.js</w:t>
      </w:r>
    </w:p>
    <w:p w:rsidR="00125790" w:rsidRPr="00125790" w:rsidRDefault="00125790" w:rsidP="00097571">
      <w:pPr>
        <w:numPr>
          <w:ilvl w:val="0"/>
          <w:numId w:val="6"/>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webpack.prod.js</w:t>
      </w: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Y los scripts para trabajar con uno u otro archivo de configuración los creo como dice </w:t>
      </w:r>
      <w:proofErr w:type="spellStart"/>
      <w:r w:rsidRPr="00125790">
        <w:rPr>
          <w:rFonts w:ascii="Arial" w:eastAsia="Times New Roman" w:hAnsi="Arial" w:cs="Arial"/>
          <w:color w:val="4A4A4A"/>
          <w:sz w:val="20"/>
          <w:szCs w:val="20"/>
          <w:lang w:val="es-MX" w:eastAsia="es-MX"/>
        </w:rPr>
        <w:t>Leonidas</w:t>
      </w:r>
      <w:proofErr w:type="spellEnd"/>
      <w:r w:rsidRPr="00125790">
        <w:rPr>
          <w:rFonts w:ascii="Arial" w:eastAsia="Times New Roman" w:hAnsi="Arial" w:cs="Arial"/>
          <w:color w:val="4A4A4A"/>
          <w:sz w:val="20"/>
          <w:szCs w:val="20"/>
          <w:lang w:val="es-MX" w:eastAsia="es-MX"/>
        </w:rPr>
        <w:t xml:space="preserve"> usando el </w:t>
      </w:r>
      <w:proofErr w:type="spellStart"/>
      <w:r w:rsidRPr="00125790">
        <w:rPr>
          <w:rFonts w:ascii="Arial" w:eastAsia="Times New Roman" w:hAnsi="Arial" w:cs="Arial"/>
          <w:color w:val="4A4A4A"/>
          <w:sz w:val="20"/>
          <w:szCs w:val="20"/>
          <w:lang w:val="es-MX" w:eastAsia="es-MX"/>
        </w:rPr>
        <w:t>flag</w:t>
      </w:r>
      <w:proofErr w:type="spellEnd"/>
      <w:r w:rsidRPr="00125790">
        <w:rPr>
          <w:rFonts w:ascii="Arial" w:eastAsia="Times New Roman" w:hAnsi="Arial" w:cs="Arial"/>
          <w:color w:val="4A4A4A"/>
          <w:sz w:val="20"/>
          <w:szCs w:val="20"/>
          <w:lang w:val="es-MX" w:eastAsia="es-MX"/>
        </w:rPr>
        <w:t> </w:t>
      </w:r>
      <w:r w:rsidRPr="00DF5BA8">
        <w:rPr>
          <w:rFonts w:ascii="Courier New" w:eastAsia="Times New Roman" w:hAnsi="Courier New" w:cs="Courier New"/>
          <w:color w:val="4A4A4A"/>
          <w:sz w:val="20"/>
          <w:szCs w:val="20"/>
          <w:lang w:val="es-MX" w:eastAsia="es-MX"/>
        </w:rPr>
        <w:t>--</w:t>
      </w:r>
      <w:proofErr w:type="spellStart"/>
      <w:r w:rsidRPr="00DF5BA8">
        <w:rPr>
          <w:rFonts w:ascii="Courier New" w:eastAsia="Times New Roman" w:hAnsi="Courier New" w:cs="Courier New"/>
          <w:color w:val="4A4A4A"/>
          <w:sz w:val="20"/>
          <w:szCs w:val="20"/>
          <w:lang w:val="es-MX" w:eastAsia="es-MX"/>
        </w:rPr>
        <w:t>config</w:t>
      </w:r>
      <w:proofErr w:type="spellEnd"/>
    </w:p>
    <w:p w:rsidR="00125790" w:rsidRPr="00DF5BA8" w:rsidRDefault="00125790" w:rsidP="00F60A43">
      <w:pPr>
        <w:shd w:val="clear" w:color="auto" w:fill="FFFFFF"/>
        <w:spacing w:after="0" w:line="240" w:lineRule="auto"/>
        <w:jc w:val="both"/>
        <w:rPr>
          <w:rFonts w:ascii="Arial" w:eastAsia="Times New Roman" w:hAnsi="Arial" w:cs="Arial"/>
          <w:color w:val="273B47"/>
          <w:sz w:val="20"/>
          <w:szCs w:val="20"/>
          <w:lang w:val="es-MX" w:eastAsia="es-MX"/>
        </w:rPr>
      </w:pP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DF5BA8">
        <w:rPr>
          <w:rFonts w:ascii="Arial" w:eastAsia="Times New Roman" w:hAnsi="Arial" w:cs="Arial"/>
          <w:b/>
          <w:bCs/>
          <w:color w:val="4A4A4A"/>
          <w:sz w:val="20"/>
          <w:szCs w:val="20"/>
          <w:lang w:val="es-MX" w:eastAsia="es-MX"/>
        </w:rPr>
        <w:t>Apuntes</w:t>
      </w:r>
    </w:p>
    <w:p w:rsidR="00125790" w:rsidRPr="00125790" w:rsidRDefault="00125790" w:rsidP="00097571">
      <w:pPr>
        <w:numPr>
          <w:ilvl w:val="0"/>
          <w:numId w:val="7"/>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Dentro de </w:t>
      </w:r>
      <w:proofErr w:type="spellStart"/>
      <w:r w:rsidRPr="00125790">
        <w:rPr>
          <w:rFonts w:ascii="Arial" w:eastAsia="Times New Roman" w:hAnsi="Arial" w:cs="Arial"/>
          <w:color w:val="4A4A4A"/>
          <w:sz w:val="20"/>
          <w:szCs w:val="20"/>
          <w:lang w:val="es-MX" w:eastAsia="es-MX"/>
        </w:rPr>
        <w:t>dist</w:t>
      </w:r>
      <w:proofErr w:type="spellEnd"/>
      <w:r w:rsidRPr="00125790">
        <w:rPr>
          <w:rFonts w:ascii="Arial" w:eastAsia="Times New Roman" w:hAnsi="Arial" w:cs="Arial"/>
          <w:color w:val="4A4A4A"/>
          <w:sz w:val="20"/>
          <w:szCs w:val="20"/>
          <w:lang w:val="es-MX" w:eastAsia="es-MX"/>
        </w:rPr>
        <w:t xml:space="preserve"> van los compilados de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 xml:space="preserve"> (es una </w:t>
      </w:r>
      <w:proofErr w:type="spellStart"/>
      <w:r w:rsidRPr="00125790">
        <w:rPr>
          <w:rFonts w:ascii="Arial" w:eastAsia="Times New Roman" w:hAnsi="Arial" w:cs="Arial"/>
          <w:color w:val="4A4A4A"/>
          <w:sz w:val="20"/>
          <w:szCs w:val="20"/>
          <w:lang w:val="es-MX" w:eastAsia="es-MX"/>
        </w:rPr>
        <w:t>convencion</w:t>
      </w:r>
      <w:proofErr w:type="spellEnd"/>
      <w:r w:rsidRPr="00125790">
        <w:rPr>
          <w:rFonts w:ascii="Arial" w:eastAsia="Times New Roman" w:hAnsi="Arial" w:cs="Arial"/>
          <w:color w:val="4A4A4A"/>
          <w:sz w:val="20"/>
          <w:szCs w:val="20"/>
          <w:lang w:val="es-MX" w:eastAsia="es-MX"/>
        </w:rPr>
        <w:t xml:space="preserve"> de desarrolladores)</w:t>
      </w:r>
    </w:p>
    <w:p w:rsidR="00125790" w:rsidRPr="00125790" w:rsidRDefault="00125790" w:rsidP="00097571">
      <w:pPr>
        <w:numPr>
          <w:ilvl w:val="0"/>
          <w:numId w:val="7"/>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Con --</w:t>
      </w:r>
      <w:proofErr w:type="spellStart"/>
      <w:r w:rsidRPr="00125790">
        <w:rPr>
          <w:rFonts w:ascii="Arial" w:eastAsia="Times New Roman" w:hAnsi="Arial" w:cs="Arial"/>
          <w:color w:val="4A4A4A"/>
          <w:sz w:val="20"/>
          <w:szCs w:val="20"/>
          <w:lang w:val="es-MX" w:eastAsia="es-MX"/>
        </w:rPr>
        <w:t>config</w:t>
      </w:r>
      <w:proofErr w:type="spellEnd"/>
      <w:r w:rsidRPr="00125790">
        <w:rPr>
          <w:rFonts w:ascii="Arial" w:eastAsia="Times New Roman" w:hAnsi="Arial" w:cs="Arial"/>
          <w:color w:val="4A4A4A"/>
          <w:sz w:val="20"/>
          <w:szCs w:val="20"/>
          <w:lang w:val="es-MX" w:eastAsia="es-MX"/>
        </w:rPr>
        <w:t xml:space="preserve"> le digo a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 xml:space="preserve">-cli donde </w:t>
      </w:r>
      <w:proofErr w:type="spellStart"/>
      <w:r w:rsidRPr="00125790">
        <w:rPr>
          <w:rFonts w:ascii="Arial" w:eastAsia="Times New Roman" w:hAnsi="Arial" w:cs="Arial"/>
          <w:color w:val="4A4A4A"/>
          <w:sz w:val="20"/>
          <w:szCs w:val="20"/>
          <w:lang w:val="es-MX" w:eastAsia="es-MX"/>
        </w:rPr>
        <w:t>esta</w:t>
      </w:r>
      <w:proofErr w:type="spellEnd"/>
      <w:r w:rsidRPr="00125790">
        <w:rPr>
          <w:rFonts w:ascii="Arial" w:eastAsia="Times New Roman" w:hAnsi="Arial" w:cs="Arial"/>
          <w:color w:val="4A4A4A"/>
          <w:sz w:val="20"/>
          <w:szCs w:val="20"/>
          <w:lang w:val="es-MX" w:eastAsia="es-MX"/>
        </w:rPr>
        <w:t xml:space="preserve"> el archivo de </w:t>
      </w:r>
      <w:proofErr w:type="spellStart"/>
      <w:r w:rsidRPr="00125790">
        <w:rPr>
          <w:rFonts w:ascii="Arial" w:eastAsia="Times New Roman" w:hAnsi="Arial" w:cs="Arial"/>
          <w:color w:val="4A4A4A"/>
          <w:sz w:val="20"/>
          <w:szCs w:val="20"/>
          <w:lang w:val="es-MX" w:eastAsia="es-MX"/>
        </w:rPr>
        <w:t>configuracion</w:t>
      </w:r>
      <w:proofErr w:type="spellEnd"/>
    </w:p>
    <w:p w:rsidR="00125790" w:rsidRPr="00125790" w:rsidRDefault="00125790" w:rsidP="00097571">
      <w:pPr>
        <w:numPr>
          <w:ilvl w:val="0"/>
          <w:numId w:val="7"/>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Es posible crear diferentes archivos </w:t>
      </w:r>
      <w:proofErr w:type="spellStart"/>
      <w:r w:rsidRPr="00125790">
        <w:rPr>
          <w:rFonts w:ascii="Arial" w:eastAsia="Times New Roman" w:hAnsi="Arial" w:cs="Arial"/>
          <w:color w:val="4A4A4A"/>
          <w:sz w:val="20"/>
          <w:szCs w:val="20"/>
          <w:lang w:val="es-MX" w:eastAsia="es-MX"/>
        </w:rPr>
        <w:t>config</w:t>
      </w:r>
      <w:proofErr w:type="spellEnd"/>
      <w:r w:rsidRPr="00125790">
        <w:rPr>
          <w:rFonts w:ascii="Arial" w:eastAsia="Times New Roman" w:hAnsi="Arial" w:cs="Arial"/>
          <w:color w:val="4A4A4A"/>
          <w:sz w:val="20"/>
          <w:szCs w:val="20"/>
          <w:lang w:val="es-MX" w:eastAsia="es-MX"/>
        </w:rPr>
        <w:t xml:space="preserve"> para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n-US" w:eastAsia="es-MX"/>
        </w:rPr>
        <w:t>"</w:t>
      </w:r>
      <w:proofErr w:type="gramStart"/>
      <w:r w:rsidRPr="00DF5BA8">
        <w:rPr>
          <w:rFonts w:ascii="Courier New" w:eastAsia="Times New Roman" w:hAnsi="Courier New" w:cs="Courier New"/>
          <w:color w:val="A6E22E"/>
          <w:sz w:val="20"/>
          <w:szCs w:val="20"/>
          <w:lang w:val="en-US" w:eastAsia="es-MX"/>
        </w:rPr>
        <w:t>scripts</w:t>
      </w:r>
      <w:proofErr w:type="gram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local</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--entry ./index.js --output ./bundle.js --mode development"</w:t>
      </w:r>
      <w:r w:rsidRPr="00DF5BA8">
        <w:rPr>
          <w:rFonts w:ascii="Courier New" w:eastAsia="Times New Roman" w:hAnsi="Courier New" w:cs="Courier New"/>
          <w:color w:val="FFFFFF"/>
          <w:sz w:val="20"/>
          <w:szCs w:val="20"/>
          <w:lang w:val="en-US" w:eastAsia="es-MX"/>
        </w:rPr>
        <w:t>,</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production</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--mode production"</w:t>
      </w:r>
      <w:r w:rsidRPr="00DF5BA8">
        <w:rPr>
          <w:rFonts w:ascii="Courier New" w:eastAsia="Times New Roman" w:hAnsi="Courier New" w:cs="Courier New"/>
          <w:color w:val="FFFFFF"/>
          <w:sz w:val="20"/>
          <w:szCs w:val="20"/>
          <w:lang w:val="en-US" w:eastAsia="es-MX"/>
        </w:rPr>
        <w:t>,</w:t>
      </w:r>
    </w:p>
    <w:p w:rsidR="00125790" w:rsidRPr="00125790"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external</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w:t>
      </w:r>
      <w:proofErr w:type="spellStart"/>
      <w:r w:rsidRPr="00DF5BA8">
        <w:rPr>
          <w:rFonts w:ascii="Courier New" w:eastAsia="Times New Roman" w:hAnsi="Courier New" w:cs="Courier New"/>
          <w:color w:val="A6E22E"/>
          <w:sz w:val="20"/>
          <w:szCs w:val="20"/>
          <w:lang w:val="en-US" w:eastAsia="es-MX"/>
        </w:rPr>
        <w:t>config</w:t>
      </w:r>
      <w:proofErr w:type="spellEnd"/>
      <w:r w:rsidRPr="00DF5BA8">
        <w:rPr>
          <w:rFonts w:ascii="Courier New" w:eastAsia="Times New Roman" w:hAnsi="Courier New" w:cs="Courier New"/>
          <w:color w:val="A6E22E"/>
          <w:sz w:val="20"/>
          <w:szCs w:val="20"/>
          <w:lang w:val="en-US" w:eastAsia="es-MX"/>
        </w:rPr>
        <w:t xml:space="preserve"> ./external/webpack.config.js"</w:t>
      </w:r>
    </w:p>
    <w:p w:rsidR="00125790" w:rsidRDefault="00125790" w:rsidP="00F60A43">
      <w:pPr>
        <w:shd w:val="clear" w:color="auto" w:fill="FFFFFF"/>
        <w:spacing w:after="0" w:line="240" w:lineRule="auto"/>
        <w:jc w:val="both"/>
        <w:rPr>
          <w:rFonts w:ascii="Arial" w:eastAsia="Times New Roman" w:hAnsi="Arial" w:cs="Arial"/>
          <w:color w:val="273B47"/>
          <w:sz w:val="20"/>
          <w:szCs w:val="20"/>
          <w:lang w:val="en-US" w:eastAsia="es-MX"/>
        </w:rPr>
      </w:pPr>
    </w:p>
    <w:p w:rsidR="00EB57C0" w:rsidRDefault="00EB57C0" w:rsidP="00F60A43">
      <w:pPr>
        <w:shd w:val="clear" w:color="auto" w:fill="FFFFFF"/>
        <w:spacing w:after="0" w:line="240" w:lineRule="auto"/>
        <w:jc w:val="both"/>
        <w:rPr>
          <w:rFonts w:ascii="Arial" w:eastAsia="Times New Roman" w:hAnsi="Arial" w:cs="Arial"/>
          <w:color w:val="273B47"/>
          <w:sz w:val="20"/>
          <w:szCs w:val="20"/>
          <w:lang w:val="en-US" w:eastAsia="es-MX"/>
        </w:rPr>
      </w:pPr>
    </w:p>
    <w:p w:rsidR="00EB57C0" w:rsidRDefault="00EB57C0" w:rsidP="00EB57C0">
      <w:pPr>
        <w:pStyle w:val="Ttulo1"/>
        <w:rPr>
          <w:rFonts w:ascii="Arial" w:eastAsia="Times New Roman" w:hAnsi="Arial" w:cs="Arial"/>
          <w:sz w:val="24"/>
          <w:szCs w:val="24"/>
        </w:rPr>
      </w:pPr>
      <w:r w:rsidRPr="00EB57C0">
        <w:rPr>
          <w:rFonts w:ascii="Arial" w:eastAsia="Times New Roman" w:hAnsi="Arial" w:cs="Arial"/>
          <w:sz w:val="24"/>
          <w:szCs w:val="24"/>
        </w:rPr>
        <w:t>Múltiples puntos de entrada</w:t>
      </w:r>
    </w:p>
    <w:p w:rsidR="00DF5BA8" w:rsidRPr="00DF5BA8" w:rsidRDefault="00DF5BA8" w:rsidP="00DF5BA8">
      <w:pPr>
        <w:jc w:val="center"/>
      </w:pPr>
      <w:r>
        <w:rPr>
          <w:noProof/>
          <w:lang w:val="es-MX" w:eastAsia="es-MX"/>
        </w:rPr>
        <w:drawing>
          <wp:inline distT="0" distB="0" distL="0" distR="0">
            <wp:extent cx="4558145" cy="5519590"/>
            <wp:effectExtent l="0" t="0" r="0" b="5080"/>
            <wp:docPr id="8" name="Imagen 8"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91" t="4272" r="10669" b="1172"/>
                    <a:stretch/>
                  </pic:blipFill>
                  <pic:spPr bwMode="auto">
                    <a:xfrm>
                      <a:off x="0" y="0"/>
                      <a:ext cx="4559377" cy="5521082"/>
                    </a:xfrm>
                    <a:prstGeom prst="rect">
                      <a:avLst/>
                    </a:prstGeom>
                    <a:noFill/>
                    <a:ln>
                      <a:noFill/>
                    </a:ln>
                    <a:extLst>
                      <a:ext uri="{53640926-AAD7-44D8-BBD7-CCE9431645EC}">
                        <a14:shadowObscured xmlns:a14="http://schemas.microsoft.com/office/drawing/2010/main"/>
                      </a:ext>
                    </a:extLst>
                  </pic:spPr>
                </pic:pic>
              </a:graphicData>
            </a:graphic>
          </wp:inline>
        </w:drawing>
      </w:r>
    </w:p>
    <w:p w:rsidR="00DF5BA8" w:rsidRPr="00DF5BA8" w:rsidRDefault="00DF5BA8" w:rsidP="00DF5BA8">
      <w:pPr>
        <w:shd w:val="clear" w:color="auto" w:fill="FFFFFF"/>
        <w:spacing w:before="0" w:after="0" w:line="240" w:lineRule="auto"/>
        <w:rPr>
          <w:rFonts w:ascii="Arial" w:eastAsia="Times New Roman" w:hAnsi="Arial" w:cs="Arial"/>
          <w:color w:val="4A4A4A"/>
          <w:sz w:val="24"/>
          <w:szCs w:val="24"/>
          <w:lang w:val="es-MX" w:eastAsia="es-MX"/>
        </w:rPr>
      </w:pPr>
      <w:r w:rsidRPr="00DF5BA8">
        <w:rPr>
          <w:rFonts w:ascii="Arial" w:eastAsia="Times New Roman" w:hAnsi="Arial" w:cs="Arial"/>
          <w:color w:val="4A4A4A"/>
          <w:sz w:val="24"/>
          <w:szCs w:val="24"/>
          <w:lang w:val="es-MX" w:eastAsia="es-MX"/>
        </w:rPr>
        <w:lastRenderedPageBreak/>
        <w:t xml:space="preserve">Ya que se está usando </w:t>
      </w:r>
      <w:proofErr w:type="spellStart"/>
      <w:r w:rsidRPr="00DF5BA8">
        <w:rPr>
          <w:rFonts w:ascii="Arial" w:eastAsia="Times New Roman" w:hAnsi="Arial" w:cs="Arial"/>
          <w:color w:val="4A4A4A"/>
          <w:sz w:val="24"/>
          <w:szCs w:val="24"/>
          <w:lang w:val="es-MX" w:eastAsia="es-MX"/>
        </w:rPr>
        <w:t>path</w:t>
      </w:r>
      <w:proofErr w:type="spellEnd"/>
      <w:r w:rsidRPr="00DF5BA8">
        <w:rPr>
          <w:rFonts w:ascii="Arial" w:eastAsia="Times New Roman" w:hAnsi="Arial" w:cs="Arial"/>
          <w:color w:val="4A4A4A"/>
          <w:sz w:val="24"/>
          <w:szCs w:val="24"/>
          <w:lang w:val="es-MX" w:eastAsia="es-MX"/>
        </w:rPr>
        <w:t xml:space="preserve"> para las rutas lo recomendable sería separar las carpetas por comas</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DF5BA8">
        <w:rPr>
          <w:rFonts w:ascii="Courier New" w:eastAsia="Times New Roman" w:hAnsi="Courier New" w:cs="Courier New"/>
          <w:b/>
          <w:bCs/>
          <w:color w:val="F92672"/>
          <w:sz w:val="20"/>
          <w:szCs w:val="20"/>
          <w:lang w:val="en-US" w:eastAsia="es-MX"/>
        </w:rPr>
        <w:t>const</w:t>
      </w:r>
      <w:proofErr w:type="spellEnd"/>
      <w:proofErr w:type="gramEnd"/>
      <w:r w:rsidRPr="00DF5BA8">
        <w:rPr>
          <w:rFonts w:ascii="Courier New" w:eastAsia="Times New Roman" w:hAnsi="Courier New" w:cs="Courier New"/>
          <w:color w:val="FFFFFF"/>
          <w:sz w:val="20"/>
          <w:szCs w:val="20"/>
          <w:lang w:val="en-US" w:eastAsia="es-MX"/>
        </w:rPr>
        <w:t xml:space="preserve"> path = </w:t>
      </w:r>
      <w:r w:rsidRPr="00DF5BA8">
        <w:rPr>
          <w:rFonts w:ascii="Courier New" w:eastAsia="Times New Roman" w:hAnsi="Courier New" w:cs="Courier New"/>
          <w:color w:val="A6E22E"/>
          <w:sz w:val="20"/>
          <w:szCs w:val="20"/>
          <w:lang w:val="en-US" w:eastAsia="es-MX"/>
        </w:rPr>
        <w:t>require</w:t>
      </w:r>
      <w:r w:rsidRPr="00DF5BA8">
        <w:rPr>
          <w:rFonts w:ascii="Courier New" w:eastAsia="Times New Roman" w:hAnsi="Courier New" w:cs="Courier New"/>
          <w:color w:val="FFFFFF"/>
          <w:sz w:val="20"/>
          <w:szCs w:val="20"/>
          <w:lang w:val="en-US" w:eastAsia="es-MX"/>
        </w:rPr>
        <w:t>(</w:t>
      </w:r>
      <w:r w:rsidRPr="00DF5BA8">
        <w:rPr>
          <w:rFonts w:ascii="Courier New" w:eastAsia="Times New Roman" w:hAnsi="Courier New" w:cs="Courier New"/>
          <w:color w:val="A6E22E"/>
          <w:sz w:val="20"/>
          <w:szCs w:val="20"/>
          <w:lang w:val="en-US" w:eastAsia="es-MX"/>
        </w:rPr>
        <w:t>'path'</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DF5BA8">
        <w:rPr>
          <w:rFonts w:ascii="Courier New" w:eastAsia="Times New Roman" w:hAnsi="Courier New" w:cs="Courier New"/>
          <w:color w:val="A6E22E"/>
          <w:sz w:val="20"/>
          <w:szCs w:val="20"/>
          <w:lang w:val="en-US" w:eastAsia="es-MX"/>
        </w:rPr>
        <w:t>module</w:t>
      </w:r>
      <w:r w:rsidRPr="00DF5BA8">
        <w:rPr>
          <w:rFonts w:ascii="Courier New" w:eastAsia="Times New Roman" w:hAnsi="Courier New" w:cs="Courier New"/>
          <w:color w:val="FFFFFF"/>
          <w:sz w:val="20"/>
          <w:szCs w:val="20"/>
          <w:lang w:val="en-US" w:eastAsia="es-MX"/>
        </w:rPr>
        <w:t>.exports</w:t>
      </w:r>
      <w:proofErr w:type="spellEnd"/>
      <w:r w:rsidRPr="00DF5BA8">
        <w:rPr>
          <w:rFonts w:ascii="Courier New" w:eastAsia="Times New Roman" w:hAnsi="Courier New" w:cs="Courier New"/>
          <w:color w:val="FFFFFF"/>
          <w:sz w:val="20"/>
          <w:szCs w:val="20"/>
          <w:lang w:val="en-US" w:eastAsia="es-MX"/>
        </w:rPr>
        <w:t xml:space="preserve"> =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mode</w:t>
      </w:r>
      <w:proofErr w:type="gram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'development'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entry</w:t>
      </w:r>
      <w:proofErr w:type="gramEnd"/>
      <w:r w:rsidRPr="00DF5BA8">
        <w:rPr>
          <w:rFonts w:ascii="Courier New" w:eastAsia="Times New Roman" w:hAnsi="Courier New" w:cs="Courier New"/>
          <w:color w:val="FFFFFF"/>
          <w:sz w:val="20"/>
          <w:szCs w:val="20"/>
          <w:lang w:val="en-US" w:eastAsia="es-MX"/>
        </w:rPr>
        <w:t>: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home</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src</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javascripts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'index.js'</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s-MX" w:eastAsia="es-MX"/>
        </w:rPr>
        <w:t>precios</w:t>
      </w:r>
      <w:proofErr w:type="gramEnd"/>
      <w:r w:rsidRPr="00DF5BA8">
        <w:rPr>
          <w:rFonts w:ascii="Courier New" w:eastAsia="Times New Roman" w:hAnsi="Courier New" w:cs="Courier New"/>
          <w:color w:val="FFFFFF"/>
          <w:sz w:val="20"/>
          <w:szCs w:val="20"/>
          <w:lang w:val="es-MX" w:eastAsia="es-MX"/>
        </w:rPr>
        <w:t xml:space="preserve">: </w:t>
      </w:r>
      <w:proofErr w:type="spellStart"/>
      <w:r w:rsidRPr="00DF5BA8">
        <w:rPr>
          <w:rFonts w:ascii="Courier New" w:eastAsia="Times New Roman" w:hAnsi="Courier New" w:cs="Courier New"/>
          <w:color w:val="FFFFFF"/>
          <w:sz w:val="20"/>
          <w:szCs w:val="20"/>
          <w:lang w:val="es-MX" w:eastAsia="es-MX"/>
        </w:rPr>
        <w:t>path.resolve</w:t>
      </w:r>
      <w:proofErr w:type="spellEnd"/>
      <w:r w:rsidRPr="00DF5BA8">
        <w:rPr>
          <w:rFonts w:ascii="Courier New" w:eastAsia="Times New Roman" w:hAnsi="Courier New" w:cs="Courier New"/>
          <w:color w:val="FFFFFF"/>
          <w:sz w:val="20"/>
          <w:szCs w:val="20"/>
          <w:lang w:val="es-MX" w:eastAsia="es-MX"/>
        </w:rPr>
        <w:t>(__</w:t>
      </w:r>
      <w:proofErr w:type="spellStart"/>
      <w:r w:rsidRPr="00DF5BA8">
        <w:rPr>
          <w:rFonts w:ascii="Courier New" w:eastAsia="Times New Roman" w:hAnsi="Courier New" w:cs="Courier New"/>
          <w:color w:val="FFFFFF"/>
          <w:sz w:val="20"/>
          <w:szCs w:val="20"/>
          <w:lang w:val="es-MX" w:eastAsia="es-MX"/>
        </w:rPr>
        <w:t>dirname</w:t>
      </w:r>
      <w:proofErr w:type="spell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src</w:t>
      </w:r>
      <w:proofErr w:type="spellEnd"/>
      <w:r w:rsidRPr="00DF5BA8">
        <w:rPr>
          <w:rFonts w:ascii="Courier New" w:eastAsia="Times New Roman" w:hAnsi="Courier New" w:cs="Courier New"/>
          <w:color w:val="A6E22E"/>
          <w:sz w:val="20"/>
          <w:szCs w:val="20"/>
          <w:lang w:val="es-MX" w:eastAsia="es-MX"/>
        </w:rPr>
        <w:t>'</w:t>
      </w: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javascripts</w:t>
      </w:r>
      <w:proofErr w:type="spellEnd"/>
      <w:r w:rsidRPr="00DF5BA8">
        <w:rPr>
          <w:rFonts w:ascii="Courier New" w:eastAsia="Times New Roman" w:hAnsi="Courier New" w:cs="Courier New"/>
          <w:color w:val="A6E22E"/>
          <w:sz w:val="20"/>
          <w:szCs w:val="20"/>
          <w:lang w:val="es-MX" w:eastAsia="es-MX"/>
        </w:rPr>
        <w:t>'</w:t>
      </w: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'precios'</w:t>
      </w:r>
      <w:r w:rsidRPr="00DF5BA8">
        <w:rPr>
          <w:rFonts w:ascii="Courier New" w:eastAsia="Times New Roman" w:hAnsi="Courier New" w:cs="Courier New"/>
          <w:color w:val="FFFFFF"/>
          <w:sz w:val="20"/>
          <w:szCs w:val="20"/>
          <w:lang w:val="es-MX"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s-MX" w:eastAsia="es-MX"/>
        </w:rPr>
        <w:t xml:space="preserve">    </w:t>
      </w:r>
      <w:proofErr w:type="spellStart"/>
      <w:proofErr w:type="gramStart"/>
      <w:r w:rsidRPr="00DF5BA8">
        <w:rPr>
          <w:rFonts w:ascii="Courier New" w:eastAsia="Times New Roman" w:hAnsi="Courier New" w:cs="Courier New"/>
          <w:color w:val="BF79DB"/>
          <w:sz w:val="20"/>
          <w:szCs w:val="20"/>
          <w:lang w:val="en-US" w:eastAsia="es-MX"/>
        </w:rPr>
        <w:t>contacto</w:t>
      </w:r>
      <w:proofErr w:type="spellEnd"/>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src</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javascripts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contacto</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output</w:t>
      </w:r>
      <w:proofErr w:type="gramEnd"/>
      <w:r w:rsidRPr="00DF5BA8">
        <w:rPr>
          <w:rFonts w:ascii="Courier New" w:eastAsia="Times New Roman" w:hAnsi="Courier New" w:cs="Courier New"/>
          <w:color w:val="FFFFFF"/>
          <w:sz w:val="20"/>
          <w:szCs w:val="20"/>
          <w:lang w:val="en-US" w:eastAsia="es-MX"/>
        </w:rPr>
        <w:t>: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path</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dist</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BF79DB"/>
          <w:sz w:val="20"/>
          <w:szCs w:val="20"/>
          <w:lang w:val="es-MX" w:eastAsia="es-MX"/>
        </w:rPr>
        <w:t>filename</w:t>
      </w:r>
      <w:proofErr w:type="spellEnd"/>
      <w:proofErr w:type="gram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bundle</w:t>
      </w:r>
      <w:proofErr w:type="spellEnd"/>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name</w:t>
      </w:r>
      <w:proofErr w:type="spellEnd"/>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js</w:t>
      </w:r>
      <w:proofErr w:type="spellEnd"/>
      <w:r w:rsidRPr="00DF5BA8">
        <w:rPr>
          <w:rFonts w:ascii="Courier New" w:eastAsia="Times New Roman" w:hAnsi="Courier New" w:cs="Courier New"/>
          <w:color w:val="A6E22E"/>
          <w:sz w:val="20"/>
          <w:szCs w:val="20"/>
          <w:lang w:val="es-MX"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 xml:space="preserve">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DF5BA8">
        <w:rPr>
          <w:rFonts w:ascii="Courier New" w:eastAsia="Times New Roman" w:hAnsi="Courier New" w:cs="Courier New"/>
          <w:color w:val="FFFFFF"/>
          <w:sz w:val="20"/>
          <w:szCs w:val="20"/>
          <w:lang w:val="es-MX" w:eastAsia="es-MX"/>
        </w:rPr>
        <w:t>};</w:t>
      </w:r>
    </w:p>
    <w:p w:rsidR="00A54B35" w:rsidRDefault="00DF5BA8" w:rsidP="00F60A43">
      <w:pPr>
        <w:shd w:val="clear" w:color="auto" w:fill="FFFFFF"/>
        <w:spacing w:after="0" w:line="240" w:lineRule="auto"/>
        <w:jc w:val="both"/>
        <w:rPr>
          <w:rFonts w:ascii="Arial" w:hAnsi="Arial" w:cs="Arial"/>
          <w:color w:val="4A4A4A"/>
          <w:sz w:val="21"/>
          <w:szCs w:val="21"/>
          <w:shd w:val="clear" w:color="auto" w:fill="FFFFFF"/>
        </w:rPr>
      </w:pPr>
      <w:proofErr w:type="gramStart"/>
      <w:r>
        <w:rPr>
          <w:rFonts w:ascii="Arial" w:hAnsi="Arial" w:cs="Arial"/>
          <w:color w:val="4A4A4A"/>
          <w:sz w:val="21"/>
          <w:szCs w:val="21"/>
          <w:shd w:val="clear" w:color="auto" w:fill="FFFFFF"/>
        </w:rPr>
        <w:t>porque</w:t>
      </w:r>
      <w:proofErr w:type="gramEnd"/>
      <w:r>
        <w:rPr>
          <w:rFonts w:ascii="Arial" w:hAnsi="Arial" w:cs="Arial"/>
          <w:color w:val="4A4A4A"/>
          <w:sz w:val="21"/>
          <w:szCs w:val="21"/>
          <w:shd w:val="clear" w:color="auto" w:fill="FFFFFF"/>
        </w:rPr>
        <w:t xml:space="preserve"> justamente es el módulo “</w:t>
      </w:r>
      <w:proofErr w:type="spellStart"/>
      <w:r>
        <w:rPr>
          <w:rFonts w:ascii="Arial" w:hAnsi="Arial" w:cs="Arial"/>
          <w:color w:val="4A4A4A"/>
          <w:sz w:val="21"/>
          <w:szCs w:val="21"/>
          <w:shd w:val="clear" w:color="auto" w:fill="FFFFFF"/>
        </w:rPr>
        <w:t>path</w:t>
      </w:r>
      <w:proofErr w:type="spellEnd"/>
      <w:r>
        <w:rPr>
          <w:rFonts w:ascii="Arial" w:hAnsi="Arial" w:cs="Arial"/>
          <w:color w:val="4A4A4A"/>
          <w:sz w:val="21"/>
          <w:szCs w:val="21"/>
          <w:shd w:val="clear" w:color="auto" w:fill="FFFFFF"/>
        </w:rPr>
        <w:t xml:space="preserve">” de </w:t>
      </w:r>
      <w:proofErr w:type="spellStart"/>
      <w:r>
        <w:rPr>
          <w:rFonts w:ascii="Arial" w:hAnsi="Arial" w:cs="Arial"/>
          <w:color w:val="4A4A4A"/>
          <w:sz w:val="21"/>
          <w:szCs w:val="21"/>
          <w:shd w:val="clear" w:color="auto" w:fill="FFFFFF"/>
        </w:rPr>
        <w:t>npm</w:t>
      </w:r>
      <w:proofErr w:type="spellEnd"/>
      <w:r>
        <w:rPr>
          <w:rFonts w:ascii="Arial" w:hAnsi="Arial" w:cs="Arial"/>
          <w:color w:val="4A4A4A"/>
          <w:sz w:val="21"/>
          <w:szCs w:val="21"/>
          <w:shd w:val="clear" w:color="auto" w:fill="FFFFFF"/>
        </w:rPr>
        <w:t xml:space="preserve"> el que </w:t>
      </w:r>
      <w:proofErr w:type="spellStart"/>
      <w:r>
        <w:rPr>
          <w:rFonts w:ascii="Arial" w:hAnsi="Arial" w:cs="Arial"/>
          <w:color w:val="4A4A4A"/>
          <w:sz w:val="21"/>
          <w:szCs w:val="21"/>
          <w:shd w:val="clear" w:color="auto" w:fill="FFFFFF"/>
        </w:rPr>
        <w:t>transpila</w:t>
      </w:r>
      <w:proofErr w:type="spellEnd"/>
      <w:r>
        <w:rPr>
          <w:rFonts w:ascii="Arial" w:hAnsi="Arial" w:cs="Arial"/>
          <w:color w:val="4A4A4A"/>
          <w:sz w:val="21"/>
          <w:szCs w:val="21"/>
          <w:shd w:val="clear" w:color="auto" w:fill="FFFFFF"/>
        </w:rPr>
        <w:t xml:space="preserve"> la dirección que le pasamos por parámetro al método “</w:t>
      </w:r>
      <w:proofErr w:type="spellStart"/>
      <w:r>
        <w:rPr>
          <w:rFonts w:ascii="Arial" w:hAnsi="Arial" w:cs="Arial"/>
          <w:color w:val="4A4A4A"/>
          <w:sz w:val="21"/>
          <w:szCs w:val="21"/>
          <w:shd w:val="clear" w:color="auto" w:fill="FFFFFF"/>
        </w:rPr>
        <w:t>resolve</w:t>
      </w:r>
      <w:proofErr w:type="spellEnd"/>
      <w:r>
        <w:rPr>
          <w:rFonts w:ascii="Arial" w:hAnsi="Arial" w:cs="Arial"/>
          <w:color w:val="4A4A4A"/>
          <w:sz w:val="21"/>
          <w:szCs w:val="21"/>
          <w:shd w:val="clear" w:color="auto" w:fill="FFFFFF"/>
        </w:rPr>
        <w:t>” a los diferentes sistemas operativos, ya que algunos utilizan “/”, otros “”, otros “//” y así. Ese es el sentido de separar las carp</w:t>
      </w:r>
      <w:r w:rsidR="00A54B35">
        <w:rPr>
          <w:rFonts w:ascii="Arial" w:hAnsi="Arial" w:cs="Arial"/>
          <w:color w:val="4A4A4A"/>
          <w:sz w:val="21"/>
          <w:szCs w:val="21"/>
          <w:shd w:val="clear" w:color="auto" w:fill="FFFFFF"/>
        </w:rPr>
        <w:t>etas por comas.</w:t>
      </w:r>
    </w:p>
    <w:p w:rsidR="00A54B35" w:rsidRDefault="00A54B35" w:rsidP="00F60A43">
      <w:pPr>
        <w:shd w:val="clear" w:color="auto" w:fill="FFFFFF"/>
        <w:spacing w:after="0" w:line="240" w:lineRule="auto"/>
        <w:jc w:val="both"/>
        <w:rPr>
          <w:rFonts w:ascii="Arial" w:hAnsi="Arial" w:cs="Arial"/>
          <w:color w:val="4A4A4A"/>
          <w:sz w:val="21"/>
          <w:szCs w:val="21"/>
          <w:shd w:val="clear" w:color="auto" w:fill="FFFFFF"/>
        </w:rPr>
      </w:pPr>
    </w:p>
    <w:p w:rsidR="00A54B35" w:rsidRDefault="00A54B35" w:rsidP="00F60A43">
      <w:pPr>
        <w:shd w:val="clear" w:color="auto" w:fill="FFFFFF"/>
        <w:spacing w:after="0" w:line="240" w:lineRule="auto"/>
        <w:jc w:val="both"/>
        <w:rPr>
          <w:rFonts w:ascii="Arial" w:hAnsi="Arial" w:cs="Arial"/>
          <w:color w:val="4A4A4A"/>
          <w:sz w:val="21"/>
          <w:szCs w:val="21"/>
          <w:shd w:val="clear" w:color="auto" w:fill="FFFFFF"/>
        </w:rPr>
      </w:pPr>
    </w:p>
    <w:p w:rsidR="00A54B35" w:rsidRDefault="00A54B35" w:rsidP="00A54B35">
      <w:pPr>
        <w:pStyle w:val="Ttulo1"/>
        <w:rPr>
          <w:rFonts w:ascii="Arial" w:eastAsia="Times New Roman" w:hAnsi="Arial" w:cs="Arial"/>
          <w:sz w:val="24"/>
          <w:szCs w:val="24"/>
        </w:rPr>
      </w:pPr>
      <w:r w:rsidRPr="00A54B35">
        <w:rPr>
          <w:rFonts w:ascii="Arial" w:eastAsia="Times New Roman" w:hAnsi="Arial" w:cs="Arial"/>
          <w:sz w:val="24"/>
          <w:szCs w:val="24"/>
        </w:rPr>
        <w:t>Manejo de assets con Loaders</w:t>
      </w:r>
    </w:p>
    <w:p w:rsidR="00A54B35" w:rsidRPr="00A54B35" w:rsidRDefault="00A54B35" w:rsidP="00A54B35">
      <w:pPr>
        <w:pStyle w:val="NormalWeb"/>
        <w:shd w:val="clear" w:color="auto" w:fill="FFFFFF"/>
        <w:spacing w:before="240" w:beforeAutospacing="0" w:after="0" w:afterAutospacing="0"/>
        <w:jc w:val="both"/>
        <w:rPr>
          <w:rFonts w:ascii="Arial" w:hAnsi="Arial" w:cs="Arial"/>
          <w:color w:val="273B47"/>
          <w:sz w:val="20"/>
          <w:szCs w:val="20"/>
        </w:rPr>
      </w:pPr>
      <w:r w:rsidRPr="00A54B35">
        <w:rPr>
          <w:rStyle w:val="Textoennegrita"/>
          <w:rFonts w:ascii="Arial" w:eastAsiaTheme="majorEastAsia" w:hAnsi="Arial" w:cs="Arial"/>
          <w:color w:val="273B47"/>
          <w:sz w:val="20"/>
          <w:szCs w:val="20"/>
        </w:rPr>
        <w:t xml:space="preserve">Los </w:t>
      </w:r>
      <w:proofErr w:type="spellStart"/>
      <w:r w:rsidRPr="00A54B35">
        <w:rPr>
          <w:rStyle w:val="Textoennegrita"/>
          <w:rFonts w:ascii="Arial" w:eastAsiaTheme="majorEastAsia" w:hAnsi="Arial" w:cs="Arial"/>
          <w:color w:val="273B47"/>
          <w:sz w:val="20"/>
          <w:szCs w:val="20"/>
        </w:rPr>
        <w:t>Loaders</w:t>
      </w:r>
      <w:proofErr w:type="spellEnd"/>
      <w:r w:rsidRPr="00A54B35">
        <w:rPr>
          <w:rFonts w:ascii="Arial" w:hAnsi="Arial" w:cs="Arial"/>
          <w:color w:val="273B47"/>
          <w:sz w:val="20"/>
          <w:szCs w:val="20"/>
        </w:rPr>
        <w:t xml:space="preserve"> son la funcionalidad que nos da </w:t>
      </w:r>
      <w:proofErr w:type="spellStart"/>
      <w:r w:rsidRPr="00A54B35">
        <w:rPr>
          <w:rFonts w:ascii="Arial" w:hAnsi="Arial" w:cs="Arial"/>
          <w:color w:val="273B47"/>
          <w:sz w:val="20"/>
          <w:szCs w:val="20"/>
        </w:rPr>
        <w:t>Webpack</w:t>
      </w:r>
      <w:proofErr w:type="spellEnd"/>
      <w:r w:rsidRPr="00A54B35">
        <w:rPr>
          <w:rFonts w:ascii="Arial" w:hAnsi="Arial" w:cs="Arial"/>
          <w:color w:val="273B47"/>
          <w:sz w:val="20"/>
          <w:szCs w:val="20"/>
        </w:rPr>
        <w:t xml:space="preserve"> para interpretar tipos de archivos no soportados de forma nativa por </w:t>
      </w:r>
      <w:proofErr w:type="spellStart"/>
      <w:r w:rsidRPr="00A54B35">
        <w:rPr>
          <w:rFonts w:ascii="Arial" w:hAnsi="Arial" w:cs="Arial"/>
          <w:color w:val="273B47"/>
          <w:sz w:val="20"/>
          <w:szCs w:val="20"/>
        </w:rPr>
        <w:t>Javascript</w:t>
      </w:r>
      <w:proofErr w:type="spellEnd"/>
      <w:r w:rsidRPr="00A54B35">
        <w:rPr>
          <w:rFonts w:ascii="Arial" w:hAnsi="Arial" w:cs="Arial"/>
          <w:color w:val="273B47"/>
          <w:sz w:val="20"/>
          <w:szCs w:val="20"/>
        </w:rPr>
        <w:t>.</w:t>
      </w:r>
    </w:p>
    <w:p w:rsidR="00EC2701" w:rsidRDefault="00A54B35" w:rsidP="00A54B35">
      <w:pPr>
        <w:pStyle w:val="NormalWeb"/>
        <w:shd w:val="clear" w:color="auto" w:fill="FFFFFF"/>
        <w:spacing w:before="240" w:beforeAutospacing="0" w:after="0" w:afterAutospacing="0"/>
        <w:jc w:val="both"/>
        <w:rPr>
          <w:rFonts w:ascii="Arial" w:hAnsi="Arial" w:cs="Arial"/>
          <w:color w:val="273B47"/>
          <w:sz w:val="20"/>
          <w:szCs w:val="20"/>
        </w:rPr>
      </w:pPr>
      <w:proofErr w:type="spellStart"/>
      <w:proofErr w:type="gramStart"/>
      <w:r w:rsidRPr="00A54B35">
        <w:rPr>
          <w:rStyle w:val="Textoennegrita"/>
          <w:rFonts w:ascii="Arial" w:eastAsiaTheme="majorEastAsia" w:hAnsi="Arial" w:cs="Arial"/>
          <w:color w:val="273B47"/>
          <w:sz w:val="20"/>
          <w:szCs w:val="20"/>
        </w:rPr>
        <w:t>style-loader</w:t>
      </w:r>
      <w:proofErr w:type="spellEnd"/>
      <w:proofErr w:type="gramEnd"/>
      <w:r w:rsidRPr="00A54B35">
        <w:rPr>
          <w:rFonts w:ascii="Arial" w:hAnsi="Arial" w:cs="Arial"/>
          <w:color w:val="273B47"/>
          <w:sz w:val="20"/>
          <w:szCs w:val="20"/>
        </w:rPr>
        <w:t xml:space="preserve"> sirve para inyectar un </w:t>
      </w:r>
      <w:proofErr w:type="spellStart"/>
      <w:r w:rsidRPr="00A54B35">
        <w:rPr>
          <w:rFonts w:ascii="Arial" w:hAnsi="Arial" w:cs="Arial"/>
          <w:color w:val="273B47"/>
          <w:sz w:val="20"/>
          <w:szCs w:val="20"/>
        </w:rPr>
        <w:t>tag</w:t>
      </w:r>
      <w:proofErr w:type="spellEnd"/>
      <w:r w:rsidRPr="00A54B35">
        <w:rPr>
          <w:rFonts w:ascii="Arial" w:hAnsi="Arial" w:cs="Arial"/>
          <w:color w:val="273B47"/>
          <w:sz w:val="20"/>
          <w:szCs w:val="20"/>
        </w:rPr>
        <w:t xml:space="preserve"> </w:t>
      </w:r>
      <w:proofErr w:type="spellStart"/>
      <w:r w:rsidRPr="00A54B35">
        <w:rPr>
          <w:rFonts w:ascii="Arial" w:hAnsi="Arial" w:cs="Arial"/>
          <w:color w:val="273B47"/>
          <w:sz w:val="20"/>
          <w:szCs w:val="20"/>
        </w:rPr>
        <w:t>style</w:t>
      </w:r>
      <w:proofErr w:type="spellEnd"/>
      <w:r w:rsidRPr="00A54B35">
        <w:rPr>
          <w:rFonts w:ascii="Arial" w:hAnsi="Arial" w:cs="Arial"/>
          <w:color w:val="273B47"/>
          <w:sz w:val="20"/>
          <w:szCs w:val="20"/>
        </w:rPr>
        <w:t xml:space="preserve"> (el CSS) al DOM de nuestro HTML, mientras que </w:t>
      </w:r>
      <w:proofErr w:type="spellStart"/>
      <w:r w:rsidRPr="00A54B35">
        <w:rPr>
          <w:rStyle w:val="Textoennegrita"/>
          <w:rFonts w:ascii="Arial" w:eastAsiaTheme="majorEastAsia" w:hAnsi="Arial" w:cs="Arial"/>
          <w:color w:val="273B47"/>
          <w:sz w:val="20"/>
          <w:szCs w:val="20"/>
        </w:rPr>
        <w:t>css-loader</w:t>
      </w:r>
      <w:proofErr w:type="spellEnd"/>
      <w:r w:rsidRPr="00A54B35">
        <w:rPr>
          <w:rFonts w:ascii="Arial" w:hAnsi="Arial" w:cs="Arial"/>
          <w:color w:val="273B47"/>
          <w:sz w:val="20"/>
          <w:szCs w:val="20"/>
        </w:rPr>
        <w:t> sólo sirve para interpretar archivos CSS.</w:t>
      </w:r>
    </w:p>
    <w:p w:rsidR="00EC2701" w:rsidRDefault="00EC2701"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EC2701">
        <w:rPr>
          <w:rFonts w:ascii="Lucida Console" w:hAnsi="Lucida Console" w:cs="Lucida Console"/>
          <w:sz w:val="18"/>
          <w:szCs w:val="18"/>
          <w:lang w:val="en-US"/>
        </w:rPr>
        <w:t>npm</w:t>
      </w:r>
      <w:proofErr w:type="spellEnd"/>
      <w:proofErr w:type="gramEnd"/>
      <w:r w:rsidRPr="00EC2701">
        <w:rPr>
          <w:rFonts w:ascii="Lucida Console" w:hAnsi="Lucida Console" w:cs="Lucida Console"/>
          <w:sz w:val="18"/>
          <w:szCs w:val="18"/>
          <w:lang w:val="en-US"/>
        </w:rPr>
        <w:t xml:space="preserve"> install --save-</w:t>
      </w:r>
      <w:proofErr w:type="spellStart"/>
      <w:r w:rsidRPr="00EC2701">
        <w:rPr>
          <w:rFonts w:ascii="Lucida Console" w:hAnsi="Lucida Console" w:cs="Lucida Console"/>
          <w:sz w:val="18"/>
          <w:szCs w:val="18"/>
          <w:lang w:val="en-US"/>
        </w:rPr>
        <w:t>dev</w:t>
      </w:r>
      <w:proofErr w:type="spellEnd"/>
      <w:r w:rsidRPr="00EC2701">
        <w:rPr>
          <w:rFonts w:ascii="Lucida Console" w:hAnsi="Lucida Console" w:cs="Lucida Console"/>
          <w:sz w:val="18"/>
          <w:szCs w:val="18"/>
          <w:lang w:val="en-US"/>
        </w:rPr>
        <w:t xml:space="preserve"> --save-exact </w:t>
      </w:r>
      <w:proofErr w:type="spellStart"/>
      <w:r w:rsidRPr="00EC2701">
        <w:rPr>
          <w:rFonts w:ascii="Lucida Console" w:hAnsi="Lucida Console" w:cs="Lucida Console"/>
          <w:sz w:val="18"/>
          <w:szCs w:val="18"/>
          <w:lang w:val="en-US"/>
        </w:rPr>
        <w:t>css</w:t>
      </w:r>
      <w:proofErr w:type="spellEnd"/>
      <w:r w:rsidRPr="00EC2701">
        <w:rPr>
          <w:rFonts w:ascii="Lucida Console" w:hAnsi="Lucida Console" w:cs="Lucida Console"/>
          <w:sz w:val="18"/>
          <w:szCs w:val="18"/>
          <w:lang w:val="en-US"/>
        </w:rPr>
        <w:t>-loader</w:t>
      </w:r>
    </w:p>
    <w:p w:rsidR="008F4133" w:rsidRDefault="00EC2701"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EC2701">
        <w:rPr>
          <w:rFonts w:ascii="Lucida Console" w:hAnsi="Lucida Console" w:cs="Lucida Console"/>
          <w:sz w:val="18"/>
          <w:szCs w:val="18"/>
          <w:lang w:val="en-US"/>
        </w:rPr>
        <w:t>npm</w:t>
      </w:r>
      <w:proofErr w:type="spellEnd"/>
      <w:proofErr w:type="gramEnd"/>
      <w:r w:rsidRPr="00EC2701">
        <w:rPr>
          <w:rFonts w:ascii="Lucida Console" w:hAnsi="Lucida Console" w:cs="Lucida Console"/>
          <w:sz w:val="18"/>
          <w:szCs w:val="18"/>
          <w:lang w:val="en-US"/>
        </w:rPr>
        <w:t xml:space="preserve"> install --save-</w:t>
      </w:r>
      <w:proofErr w:type="spellStart"/>
      <w:r w:rsidRPr="00EC2701">
        <w:rPr>
          <w:rFonts w:ascii="Lucida Console" w:hAnsi="Lucida Console" w:cs="Lucida Console"/>
          <w:sz w:val="18"/>
          <w:szCs w:val="18"/>
          <w:lang w:val="en-US"/>
        </w:rPr>
        <w:t>dev</w:t>
      </w:r>
      <w:proofErr w:type="spellEnd"/>
      <w:r w:rsidRPr="00EC2701">
        <w:rPr>
          <w:rFonts w:ascii="Lucida Console" w:hAnsi="Lucida Console" w:cs="Lucida Console"/>
          <w:sz w:val="18"/>
          <w:szCs w:val="18"/>
          <w:lang w:val="en-US"/>
        </w:rPr>
        <w:t xml:space="preserve"> --save-exact style-loader</w:t>
      </w:r>
    </w:p>
    <w:p w:rsidR="00EC2701" w:rsidRDefault="00EC2701" w:rsidP="00A54B35">
      <w:pPr>
        <w:pStyle w:val="NormalWeb"/>
        <w:shd w:val="clear" w:color="auto" w:fill="FFFFFF"/>
        <w:spacing w:before="240" w:beforeAutospacing="0" w:after="0" w:afterAutospacing="0"/>
        <w:jc w:val="both"/>
        <w:rPr>
          <w:rFonts w:ascii="Arial" w:hAnsi="Arial" w:cs="Arial"/>
          <w:color w:val="273B47"/>
          <w:sz w:val="20"/>
          <w:szCs w:val="20"/>
          <w:lang w:val="en-US"/>
        </w:rPr>
      </w:pPr>
      <w:r w:rsidRPr="00EC2701">
        <w:rPr>
          <w:rFonts w:ascii="Arial" w:hAnsi="Arial" w:cs="Arial"/>
          <w:noProof/>
          <w:color w:val="273B47"/>
          <w:sz w:val="20"/>
          <w:szCs w:val="20"/>
        </w:rPr>
        <w:drawing>
          <wp:inline distT="0" distB="0" distL="0" distR="0" wp14:anchorId="098160E2" wp14:editId="707C0A96">
            <wp:extent cx="5732145" cy="1195705"/>
            <wp:effectExtent l="0" t="0" r="190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195705"/>
                    </a:xfrm>
                    <a:prstGeom prst="rect">
                      <a:avLst/>
                    </a:prstGeom>
                  </pic:spPr>
                </pic:pic>
              </a:graphicData>
            </a:graphic>
          </wp:inline>
        </w:drawing>
      </w:r>
    </w:p>
    <w:p w:rsidR="00142725" w:rsidRPr="00265B44" w:rsidRDefault="00233E13" w:rsidP="00A54B35">
      <w:pPr>
        <w:pStyle w:val="NormalWeb"/>
        <w:shd w:val="clear" w:color="auto" w:fill="FFFFFF"/>
        <w:spacing w:before="240" w:beforeAutospacing="0" w:after="0" w:afterAutospacing="0"/>
        <w:jc w:val="both"/>
        <w:rPr>
          <w:lang w:val="en-US"/>
        </w:rPr>
      </w:pPr>
      <w:hyperlink r:id="rId20" w:anchor="configuration" w:tgtFrame="_blank" w:history="1">
        <w:r w:rsidR="00142725" w:rsidRPr="00142725">
          <w:rPr>
            <w:rStyle w:val="Hipervnculo"/>
            <w:rFonts w:ascii="Arial" w:eastAsiaTheme="majorEastAsia" w:hAnsi="Arial" w:cs="Arial"/>
            <w:color w:val="0791E6"/>
            <w:shd w:val="clear" w:color="auto" w:fill="FFFFFF"/>
            <w:lang w:val="en-US"/>
          </w:rPr>
          <w:t>https://webpack.js.org/concepts/loaders/#configuration</w:t>
        </w:r>
      </w:hyperlink>
    </w:p>
    <w:p w:rsidR="008F4133" w:rsidRPr="00265B44" w:rsidRDefault="008F4133" w:rsidP="00A54B35">
      <w:pPr>
        <w:pStyle w:val="NormalWeb"/>
        <w:shd w:val="clear" w:color="auto" w:fill="FFFFFF"/>
        <w:spacing w:before="240" w:beforeAutospacing="0" w:after="0" w:afterAutospacing="0"/>
        <w:jc w:val="both"/>
        <w:rPr>
          <w:lang w:val="en-US"/>
        </w:rPr>
      </w:pPr>
    </w:p>
    <w:p w:rsidR="008F4133" w:rsidRPr="00265B44" w:rsidRDefault="008F4133" w:rsidP="00A54B35">
      <w:pPr>
        <w:pStyle w:val="NormalWeb"/>
        <w:shd w:val="clear" w:color="auto" w:fill="FFFFFF"/>
        <w:spacing w:before="240" w:beforeAutospacing="0" w:after="0" w:afterAutospacing="0"/>
        <w:jc w:val="both"/>
        <w:rPr>
          <w:lang w:val="en-US"/>
        </w:rPr>
      </w:pPr>
    </w:p>
    <w:p w:rsidR="008F4133" w:rsidRDefault="008F4133" w:rsidP="008F4133">
      <w:pPr>
        <w:pStyle w:val="Ttulo1"/>
        <w:rPr>
          <w:rFonts w:ascii="Arial" w:eastAsia="Times New Roman" w:hAnsi="Arial" w:cs="Arial"/>
          <w:sz w:val="24"/>
          <w:szCs w:val="24"/>
        </w:rPr>
      </w:pPr>
      <w:r w:rsidRPr="008F4133">
        <w:rPr>
          <w:rFonts w:ascii="Arial" w:eastAsia="Times New Roman" w:hAnsi="Arial" w:cs="Arial"/>
          <w:sz w:val="24"/>
          <w:szCs w:val="24"/>
        </w:rPr>
        <w:t>Introducción al uso de plugins</w:t>
      </w:r>
    </w:p>
    <w:p w:rsidR="008F4133" w:rsidRPr="008F4133" w:rsidRDefault="008F4133" w:rsidP="008F4133">
      <w:pPr>
        <w:pStyle w:val="NormalWeb"/>
        <w:spacing w:before="240" w:beforeAutospacing="0" w:after="0" w:afterAutospacing="0"/>
        <w:rPr>
          <w:rFonts w:ascii="Arial" w:hAnsi="Arial" w:cs="Arial"/>
          <w:color w:val="273B47"/>
        </w:rPr>
      </w:pPr>
      <w:r w:rsidRPr="008F4133">
        <w:rPr>
          <w:rStyle w:val="Textoennegrita"/>
          <w:rFonts w:ascii="Arial" w:eastAsiaTheme="majorEastAsia" w:hAnsi="Arial" w:cs="Arial"/>
          <w:color w:val="273B47"/>
          <w:sz w:val="20"/>
          <w:szCs w:val="20"/>
        </w:rPr>
        <w:t xml:space="preserve">Los </w:t>
      </w:r>
      <w:proofErr w:type="spellStart"/>
      <w:r w:rsidRPr="008F4133">
        <w:rPr>
          <w:rStyle w:val="Textoennegrita"/>
          <w:rFonts w:ascii="Arial" w:eastAsiaTheme="majorEastAsia" w:hAnsi="Arial" w:cs="Arial"/>
          <w:color w:val="273B47"/>
          <w:sz w:val="20"/>
          <w:szCs w:val="20"/>
        </w:rPr>
        <w:t>Plugins</w:t>
      </w:r>
      <w:proofErr w:type="spellEnd"/>
      <w:r w:rsidRPr="008F4133">
        <w:rPr>
          <w:rFonts w:ascii="Arial" w:hAnsi="Arial" w:cs="Arial"/>
          <w:color w:val="273B47"/>
          <w:sz w:val="20"/>
          <w:szCs w:val="20"/>
        </w:rPr>
        <w:t xml:space="preserve"> sirven para extender las capacidades de </w:t>
      </w:r>
      <w:proofErr w:type="spellStart"/>
      <w:r w:rsidRPr="008F4133">
        <w:rPr>
          <w:rFonts w:ascii="Arial" w:hAnsi="Arial" w:cs="Arial"/>
          <w:color w:val="273B47"/>
          <w:sz w:val="20"/>
          <w:szCs w:val="20"/>
        </w:rPr>
        <w:t>webpack</w:t>
      </w:r>
      <w:proofErr w:type="spellEnd"/>
      <w:r w:rsidRPr="008F4133">
        <w:rPr>
          <w:rFonts w:ascii="Arial" w:hAnsi="Arial" w:cs="Arial"/>
          <w:color w:val="273B47"/>
          <w:sz w:val="20"/>
          <w:szCs w:val="20"/>
        </w:rPr>
        <w:t xml:space="preserve"> y dar más poder a los </w:t>
      </w:r>
      <w:proofErr w:type="spellStart"/>
      <w:r w:rsidRPr="008F4133">
        <w:rPr>
          <w:rFonts w:ascii="Arial" w:hAnsi="Arial" w:cs="Arial"/>
          <w:color w:val="273B47"/>
          <w:sz w:val="20"/>
          <w:szCs w:val="20"/>
        </w:rPr>
        <w:t>loaders</w:t>
      </w:r>
      <w:proofErr w:type="spellEnd"/>
      <w:r>
        <w:rPr>
          <w:rFonts w:ascii="Arial" w:hAnsi="Arial" w:cs="Arial"/>
          <w:color w:val="273B47"/>
        </w:rPr>
        <w:t>.</w:t>
      </w:r>
    </w:p>
    <w:p w:rsidR="008F4133" w:rsidRDefault="008F4133"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8F4133">
        <w:rPr>
          <w:rFonts w:ascii="Lucida Console" w:hAnsi="Lucida Console" w:cs="Lucida Console"/>
          <w:sz w:val="18"/>
          <w:szCs w:val="18"/>
          <w:lang w:val="en-US"/>
        </w:rPr>
        <w:t>npm</w:t>
      </w:r>
      <w:proofErr w:type="spellEnd"/>
      <w:proofErr w:type="gramEnd"/>
      <w:r w:rsidRPr="008F4133">
        <w:rPr>
          <w:rFonts w:ascii="Lucida Console" w:hAnsi="Lucida Console" w:cs="Lucida Console"/>
          <w:sz w:val="18"/>
          <w:szCs w:val="18"/>
          <w:lang w:val="en-US"/>
        </w:rPr>
        <w:t xml:space="preserve"> install mini-</w:t>
      </w:r>
      <w:proofErr w:type="spellStart"/>
      <w:r w:rsidRPr="008F4133">
        <w:rPr>
          <w:rFonts w:ascii="Lucida Console" w:hAnsi="Lucida Console" w:cs="Lucida Console"/>
          <w:sz w:val="18"/>
          <w:szCs w:val="18"/>
          <w:lang w:val="en-US"/>
        </w:rPr>
        <w:t>css</w:t>
      </w:r>
      <w:proofErr w:type="spellEnd"/>
      <w:r w:rsidRPr="008F4133">
        <w:rPr>
          <w:rFonts w:ascii="Lucida Console" w:hAnsi="Lucida Console" w:cs="Lucida Console"/>
          <w:sz w:val="18"/>
          <w:szCs w:val="18"/>
          <w:lang w:val="en-US"/>
        </w:rPr>
        <w:t>-extract-plugin html-</w:t>
      </w:r>
      <w:proofErr w:type="spellStart"/>
      <w:r w:rsidRPr="008F4133">
        <w:rPr>
          <w:rFonts w:ascii="Lucida Console" w:hAnsi="Lucida Console" w:cs="Lucida Console"/>
          <w:sz w:val="18"/>
          <w:szCs w:val="18"/>
          <w:lang w:val="en-US"/>
        </w:rPr>
        <w:t>webpack</w:t>
      </w:r>
      <w:proofErr w:type="spellEnd"/>
      <w:r w:rsidRPr="008F4133">
        <w:rPr>
          <w:rFonts w:ascii="Lucida Console" w:hAnsi="Lucida Console" w:cs="Lucida Console"/>
          <w:sz w:val="18"/>
          <w:szCs w:val="18"/>
          <w:lang w:val="en-US"/>
        </w:rPr>
        <w:t>-plugin --save-</w:t>
      </w:r>
      <w:proofErr w:type="spellStart"/>
      <w:r w:rsidRPr="008F4133">
        <w:rPr>
          <w:rFonts w:ascii="Lucida Console" w:hAnsi="Lucida Console" w:cs="Lucida Console"/>
          <w:sz w:val="18"/>
          <w:szCs w:val="18"/>
          <w:lang w:val="en-US"/>
        </w:rPr>
        <w:t>dev</w:t>
      </w:r>
      <w:proofErr w:type="spellEnd"/>
      <w:r w:rsidRPr="008F4133">
        <w:rPr>
          <w:rFonts w:ascii="Lucida Console" w:hAnsi="Lucida Console" w:cs="Lucida Console"/>
          <w:sz w:val="18"/>
          <w:szCs w:val="18"/>
          <w:lang w:val="en-US"/>
        </w:rPr>
        <w:t xml:space="preserve"> --save-exact</w:t>
      </w:r>
    </w:p>
    <w:p w:rsidR="00265B44" w:rsidRDefault="00265B44" w:rsidP="00265B44">
      <w:pPr>
        <w:shd w:val="clear" w:color="auto" w:fill="FFFFFF"/>
        <w:spacing w:before="0" w:after="0" w:line="240" w:lineRule="auto"/>
        <w:rPr>
          <w:rFonts w:ascii="Arial" w:eastAsia="Times New Roman" w:hAnsi="Arial" w:cs="Arial"/>
          <w:b/>
          <w:bCs/>
          <w:color w:val="4A4A4A"/>
          <w:sz w:val="20"/>
          <w:szCs w:val="20"/>
          <w:lang w:val="es-MX" w:eastAsia="es-MX"/>
        </w:rPr>
      </w:pP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b/>
          <w:bCs/>
          <w:color w:val="4A4A4A"/>
          <w:sz w:val="20"/>
          <w:szCs w:val="20"/>
          <w:lang w:val="es-MX" w:eastAsia="es-MX"/>
        </w:rPr>
        <w:lastRenderedPageBreak/>
        <w:t>Resumen de clase:</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En esta clase se vio una </w:t>
      </w:r>
      <w:proofErr w:type="spellStart"/>
      <w:r w:rsidRPr="00265B44">
        <w:rPr>
          <w:rFonts w:ascii="Arial" w:eastAsia="Times New Roman" w:hAnsi="Arial" w:cs="Arial"/>
          <w:color w:val="4A4A4A"/>
          <w:sz w:val="20"/>
          <w:szCs w:val="20"/>
          <w:lang w:val="es-MX" w:eastAsia="es-MX"/>
        </w:rPr>
        <w:t>introduccion</w:t>
      </w:r>
      <w:proofErr w:type="spellEnd"/>
      <w:r w:rsidRPr="00265B44">
        <w:rPr>
          <w:rFonts w:ascii="Arial" w:eastAsia="Times New Roman" w:hAnsi="Arial" w:cs="Arial"/>
          <w:color w:val="4A4A4A"/>
          <w:sz w:val="20"/>
          <w:szCs w:val="20"/>
          <w:lang w:val="es-MX" w:eastAsia="es-MX"/>
        </w:rPr>
        <w:t xml:space="preserve"> </w:t>
      </w:r>
      <w:r w:rsidR="006D4DBA" w:rsidRPr="00265B44">
        <w:rPr>
          <w:rFonts w:ascii="Arial" w:eastAsia="Times New Roman" w:hAnsi="Arial" w:cs="Arial"/>
          <w:color w:val="4A4A4A"/>
          <w:sz w:val="20"/>
          <w:szCs w:val="20"/>
          <w:lang w:val="es-MX" w:eastAsia="es-MX"/>
        </w:rPr>
        <w:t>al</w:t>
      </w:r>
      <w:r w:rsidRPr="00265B44">
        <w:rPr>
          <w:rFonts w:ascii="Arial" w:eastAsia="Times New Roman" w:hAnsi="Arial" w:cs="Arial"/>
          <w:color w:val="4A4A4A"/>
          <w:sz w:val="20"/>
          <w:szCs w:val="20"/>
          <w:lang w:val="es-MX" w:eastAsia="es-MX"/>
        </w:rPr>
        <w:t xml:space="preserve"> uso de </w:t>
      </w:r>
      <w:proofErr w:type="spellStart"/>
      <w:r w:rsidRPr="00265B44">
        <w:rPr>
          <w:rFonts w:ascii="Arial" w:eastAsia="Times New Roman" w:hAnsi="Arial" w:cs="Arial"/>
          <w:color w:val="4A4A4A"/>
          <w:sz w:val="20"/>
          <w:szCs w:val="20"/>
          <w:lang w:val="es-MX" w:eastAsia="es-MX"/>
        </w:rPr>
        <w:t>plugin</w:t>
      </w:r>
      <w:proofErr w:type="spellEnd"/>
      <w:r w:rsidRPr="00265B44">
        <w:rPr>
          <w:rFonts w:ascii="Arial" w:eastAsia="Times New Roman" w:hAnsi="Arial" w:cs="Arial"/>
          <w:color w:val="4A4A4A"/>
          <w:sz w:val="20"/>
          <w:szCs w:val="20"/>
          <w:lang w:val="es-MX" w:eastAsia="es-MX"/>
        </w:rPr>
        <w:t xml:space="preserve"> en </w:t>
      </w:r>
      <w:proofErr w:type="spellStart"/>
      <w:r w:rsidRPr="00265B44">
        <w:rPr>
          <w:rFonts w:ascii="Arial" w:eastAsia="Times New Roman" w:hAnsi="Arial" w:cs="Arial"/>
          <w:color w:val="4A4A4A"/>
          <w:sz w:val="20"/>
          <w:szCs w:val="20"/>
          <w:lang w:val="es-MX" w:eastAsia="es-MX"/>
        </w:rPr>
        <w:t>webpack</w:t>
      </w:r>
      <w:proofErr w:type="spellEnd"/>
      <w:r w:rsidRPr="00265B44">
        <w:rPr>
          <w:rFonts w:ascii="Arial" w:eastAsia="Times New Roman" w:hAnsi="Arial" w:cs="Arial"/>
          <w:color w:val="4A4A4A"/>
          <w:sz w:val="20"/>
          <w:szCs w:val="20"/>
          <w:lang w:val="es-MX" w:eastAsia="es-MX"/>
        </w:rPr>
        <w:t xml:space="preserve"> con dos muy </w:t>
      </w:r>
      <w:proofErr w:type="spellStart"/>
      <w:r w:rsidRPr="00265B44">
        <w:rPr>
          <w:rFonts w:ascii="Arial" w:eastAsia="Times New Roman" w:hAnsi="Arial" w:cs="Arial"/>
          <w:color w:val="4A4A4A"/>
          <w:sz w:val="20"/>
          <w:szCs w:val="20"/>
          <w:lang w:val="es-MX" w:eastAsia="es-MX"/>
        </w:rPr>
        <w:t>utiles</w:t>
      </w:r>
      <w:proofErr w:type="spellEnd"/>
      <w:r w:rsidRPr="00265B44">
        <w:rPr>
          <w:rFonts w:ascii="Arial" w:eastAsia="Times New Roman" w:hAnsi="Arial" w:cs="Arial"/>
          <w:color w:val="4A4A4A"/>
          <w:sz w:val="20"/>
          <w:szCs w:val="20"/>
          <w:lang w:val="es-MX" w:eastAsia="es-MX"/>
        </w:rPr>
        <w:t>.</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265B44">
        <w:rPr>
          <w:rFonts w:ascii="Arial" w:eastAsia="Times New Roman" w:hAnsi="Arial" w:cs="Arial"/>
          <w:b/>
          <w:bCs/>
          <w:color w:val="4A4A4A"/>
          <w:sz w:val="20"/>
          <w:szCs w:val="20"/>
          <w:lang w:val="en-US" w:eastAsia="es-MX"/>
        </w:rPr>
        <w:t>MiniCssExtractPlugin</w:t>
      </w:r>
      <w:proofErr w:type="spellEnd"/>
      <w:r w:rsidRPr="00265B44">
        <w:rPr>
          <w:rFonts w:ascii="Arial" w:eastAsia="Times New Roman" w:hAnsi="Arial" w:cs="Arial"/>
          <w:color w:val="4A4A4A"/>
          <w:sz w:val="20"/>
          <w:szCs w:val="20"/>
          <w:lang w:val="en-US" w:eastAsia="es-MX"/>
        </w:rPr>
        <w:br/>
      </w:r>
      <w:proofErr w:type="spellStart"/>
      <w:r w:rsidRPr="00265B44">
        <w:rPr>
          <w:rFonts w:ascii="Arial" w:eastAsia="Times New Roman" w:hAnsi="Arial" w:cs="Arial"/>
          <w:color w:val="4A4A4A"/>
          <w:sz w:val="20"/>
          <w:szCs w:val="20"/>
          <w:lang w:val="en-US" w:eastAsia="es-MX"/>
        </w:rPr>
        <w:t>npm</w:t>
      </w:r>
      <w:proofErr w:type="spellEnd"/>
      <w:r w:rsidRPr="00265B44">
        <w:rPr>
          <w:rFonts w:ascii="Arial" w:eastAsia="Times New Roman" w:hAnsi="Arial" w:cs="Arial"/>
          <w:color w:val="4A4A4A"/>
          <w:sz w:val="20"/>
          <w:szCs w:val="20"/>
          <w:lang w:val="en-US" w:eastAsia="es-MX"/>
        </w:rPr>
        <w:t xml:space="preserve"> install mini-</w:t>
      </w:r>
      <w:proofErr w:type="spellStart"/>
      <w:r w:rsidRPr="00265B44">
        <w:rPr>
          <w:rFonts w:ascii="Arial" w:eastAsia="Times New Roman" w:hAnsi="Arial" w:cs="Arial"/>
          <w:color w:val="4A4A4A"/>
          <w:sz w:val="20"/>
          <w:szCs w:val="20"/>
          <w:lang w:val="en-US" w:eastAsia="es-MX"/>
        </w:rPr>
        <w:t>css</w:t>
      </w:r>
      <w:proofErr w:type="spellEnd"/>
      <w:r w:rsidRPr="00265B44">
        <w:rPr>
          <w:rFonts w:ascii="Arial" w:eastAsia="Times New Roman" w:hAnsi="Arial" w:cs="Arial"/>
          <w:color w:val="4A4A4A"/>
          <w:sz w:val="20"/>
          <w:szCs w:val="20"/>
          <w:lang w:val="en-US" w:eastAsia="es-MX"/>
        </w:rPr>
        <w:t>-extract-plugin --save-</w:t>
      </w:r>
      <w:proofErr w:type="spellStart"/>
      <w:r w:rsidRPr="00265B44">
        <w:rPr>
          <w:rFonts w:ascii="Arial" w:eastAsia="Times New Roman" w:hAnsi="Arial" w:cs="Arial"/>
          <w:color w:val="4A4A4A"/>
          <w:sz w:val="20"/>
          <w:szCs w:val="20"/>
          <w:lang w:val="en-US" w:eastAsia="es-MX"/>
        </w:rPr>
        <w:t>dev</w:t>
      </w:r>
      <w:proofErr w:type="spellEnd"/>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Este </w:t>
      </w:r>
      <w:proofErr w:type="spellStart"/>
      <w:r w:rsidRPr="00265B44">
        <w:rPr>
          <w:rFonts w:ascii="Arial" w:eastAsia="Times New Roman" w:hAnsi="Arial" w:cs="Arial"/>
          <w:color w:val="4A4A4A"/>
          <w:sz w:val="20"/>
          <w:szCs w:val="20"/>
          <w:lang w:val="es-MX" w:eastAsia="es-MX"/>
        </w:rPr>
        <w:t>plugin</w:t>
      </w:r>
      <w:proofErr w:type="spellEnd"/>
      <w:r w:rsidRPr="00265B44">
        <w:rPr>
          <w:rFonts w:ascii="Arial" w:eastAsia="Times New Roman" w:hAnsi="Arial" w:cs="Arial"/>
          <w:color w:val="4A4A4A"/>
          <w:sz w:val="20"/>
          <w:szCs w:val="20"/>
          <w:lang w:val="es-MX" w:eastAsia="es-MX"/>
        </w:rPr>
        <w:t xml:space="preserve"> nos generara nuestro archivo de estilos de forma separada.</w:t>
      </w:r>
      <w:r w:rsidRPr="00265B44">
        <w:rPr>
          <w:rFonts w:ascii="Arial" w:eastAsia="Times New Roman" w:hAnsi="Arial" w:cs="Arial"/>
          <w:color w:val="4A4A4A"/>
          <w:sz w:val="20"/>
          <w:szCs w:val="20"/>
          <w:lang w:val="es-MX" w:eastAsia="es-MX"/>
        </w:rPr>
        <w:br/>
      </w:r>
      <w:proofErr w:type="spellStart"/>
      <w:r w:rsidRPr="00265B44">
        <w:rPr>
          <w:rFonts w:ascii="Arial" w:eastAsia="Times New Roman" w:hAnsi="Arial" w:cs="Arial"/>
          <w:b/>
          <w:bCs/>
          <w:color w:val="4A4A4A"/>
          <w:sz w:val="20"/>
          <w:szCs w:val="20"/>
          <w:lang w:val="es-MX" w:eastAsia="es-MX"/>
        </w:rPr>
        <w:t>HtmlWebpackPlugin</w:t>
      </w:r>
      <w:proofErr w:type="spellEnd"/>
      <w:r w:rsidRPr="00265B44">
        <w:rPr>
          <w:rFonts w:ascii="Arial" w:eastAsia="Times New Roman" w:hAnsi="Arial" w:cs="Arial"/>
          <w:color w:val="4A4A4A"/>
          <w:sz w:val="20"/>
          <w:szCs w:val="20"/>
          <w:lang w:val="es-MX" w:eastAsia="es-MX"/>
        </w:rPr>
        <w:br/>
      </w:r>
      <w:proofErr w:type="spellStart"/>
      <w:r w:rsidRPr="00265B44">
        <w:rPr>
          <w:rFonts w:ascii="Arial" w:eastAsia="Times New Roman" w:hAnsi="Arial" w:cs="Arial"/>
          <w:color w:val="4A4A4A"/>
          <w:sz w:val="20"/>
          <w:szCs w:val="20"/>
          <w:lang w:val="es-MX" w:eastAsia="es-MX"/>
        </w:rPr>
        <w:t>npm</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install</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html-webpack-plugin</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save-dev</w:t>
      </w:r>
      <w:proofErr w:type="spellEnd"/>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Este archivo nos generara un estructura </w:t>
      </w:r>
      <w:proofErr w:type="spellStart"/>
      <w:r w:rsidRPr="00265B44">
        <w:rPr>
          <w:rFonts w:ascii="Arial" w:eastAsia="Times New Roman" w:hAnsi="Arial" w:cs="Arial"/>
          <w:color w:val="4A4A4A"/>
          <w:sz w:val="20"/>
          <w:szCs w:val="20"/>
          <w:lang w:val="es-MX" w:eastAsia="es-MX"/>
        </w:rPr>
        <w:t>html</w:t>
      </w:r>
      <w:proofErr w:type="spellEnd"/>
      <w:r w:rsidRPr="00265B44">
        <w:rPr>
          <w:rFonts w:ascii="Arial" w:eastAsia="Times New Roman" w:hAnsi="Arial" w:cs="Arial"/>
          <w:color w:val="4A4A4A"/>
          <w:sz w:val="20"/>
          <w:szCs w:val="20"/>
          <w:lang w:val="es-MX" w:eastAsia="es-MX"/>
        </w:rPr>
        <w:t xml:space="preserve"> con los archivos </w:t>
      </w:r>
      <w:proofErr w:type="spellStart"/>
      <w:r w:rsidRPr="00265B44">
        <w:rPr>
          <w:rFonts w:ascii="Arial" w:eastAsia="Times New Roman" w:hAnsi="Arial" w:cs="Arial"/>
          <w:color w:val="4A4A4A"/>
          <w:sz w:val="20"/>
          <w:szCs w:val="20"/>
          <w:lang w:val="es-MX" w:eastAsia="es-MX"/>
        </w:rPr>
        <w:t>js</w:t>
      </w:r>
      <w:proofErr w:type="spellEnd"/>
      <w:r w:rsidRPr="00265B44">
        <w:rPr>
          <w:rFonts w:ascii="Arial" w:eastAsia="Times New Roman" w:hAnsi="Arial" w:cs="Arial"/>
          <w:color w:val="4A4A4A"/>
          <w:sz w:val="20"/>
          <w:szCs w:val="20"/>
          <w:lang w:val="es-MX" w:eastAsia="es-MX"/>
        </w:rPr>
        <w:t xml:space="preserve"> y </w:t>
      </w:r>
      <w:proofErr w:type="spellStart"/>
      <w:r w:rsidRPr="00265B44">
        <w:rPr>
          <w:rFonts w:ascii="Arial" w:eastAsia="Times New Roman" w:hAnsi="Arial" w:cs="Arial"/>
          <w:color w:val="4A4A4A"/>
          <w:sz w:val="20"/>
          <w:szCs w:val="20"/>
          <w:lang w:val="es-MX" w:eastAsia="es-MX"/>
        </w:rPr>
        <w:t>css</w:t>
      </w:r>
      <w:proofErr w:type="spellEnd"/>
      <w:r w:rsidRPr="00265B44">
        <w:rPr>
          <w:rFonts w:ascii="Arial" w:eastAsia="Times New Roman" w:hAnsi="Arial" w:cs="Arial"/>
          <w:color w:val="4A4A4A"/>
          <w:sz w:val="20"/>
          <w:szCs w:val="20"/>
          <w:lang w:val="es-MX" w:eastAsia="es-MX"/>
        </w:rPr>
        <w:t xml:space="preserve"> de </w:t>
      </w:r>
      <w:proofErr w:type="spellStart"/>
      <w:r w:rsidRPr="00265B44">
        <w:rPr>
          <w:rFonts w:ascii="Arial" w:eastAsia="Times New Roman" w:hAnsi="Arial" w:cs="Arial"/>
          <w:color w:val="4A4A4A"/>
          <w:sz w:val="20"/>
          <w:szCs w:val="20"/>
          <w:lang w:val="es-MX" w:eastAsia="es-MX"/>
        </w:rPr>
        <w:t>dist</w:t>
      </w:r>
      <w:proofErr w:type="spellEnd"/>
      <w:r w:rsidRPr="00265B44">
        <w:rPr>
          <w:rFonts w:ascii="Arial" w:eastAsia="Times New Roman" w:hAnsi="Arial" w:cs="Arial"/>
          <w:color w:val="4A4A4A"/>
          <w:sz w:val="20"/>
          <w:szCs w:val="20"/>
          <w:lang w:val="es-MX" w:eastAsia="es-MX"/>
        </w:rPr>
        <w:t xml:space="preserve"> ya importados</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n-US" w:eastAsia="es-MX"/>
        </w:rPr>
      </w:pPr>
      <w:r w:rsidRPr="00265B44">
        <w:rPr>
          <w:rFonts w:ascii="Arial" w:eastAsia="Times New Roman" w:hAnsi="Arial" w:cs="Arial"/>
          <w:color w:val="4A4A4A"/>
          <w:sz w:val="20"/>
          <w:szCs w:val="20"/>
          <w:lang w:val="en-US" w:eastAsia="es-MX"/>
        </w:rPr>
        <w:t>webpack.config.js:</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path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'path'</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w:t>
      </w:r>
      <w:proofErr w:type="spellEnd"/>
      <w:r w:rsidRPr="00265B44">
        <w:rPr>
          <w:rFonts w:ascii="Courier New" w:eastAsia="Times New Roman" w:hAnsi="Courier New" w:cs="Courier New"/>
          <w:color w:val="FFFFFF"/>
          <w:sz w:val="20"/>
          <w:szCs w:val="20"/>
          <w:lang w:val="en-US" w:eastAsia="es-MX"/>
        </w:rPr>
        <w:t xml:space="preserve">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'mini-</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-extract-plugin'</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HtmlWepackPlugin</w:t>
      </w:r>
      <w:proofErr w:type="spellEnd"/>
      <w:r w:rsidRPr="00265B44">
        <w:rPr>
          <w:rFonts w:ascii="Courier New" w:eastAsia="Times New Roman" w:hAnsi="Courier New" w:cs="Courier New"/>
          <w:color w:val="FFFFFF"/>
          <w:sz w:val="20"/>
          <w:szCs w:val="20"/>
          <w:lang w:val="en-US" w:eastAsia="es-MX"/>
        </w:rPr>
        <w:t xml:space="preserve">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'html-</w:t>
      </w:r>
      <w:proofErr w:type="spellStart"/>
      <w:r w:rsidRPr="00265B44">
        <w:rPr>
          <w:rFonts w:ascii="Courier New" w:eastAsia="Times New Roman" w:hAnsi="Courier New" w:cs="Courier New"/>
          <w:color w:val="A6E22E"/>
          <w:sz w:val="20"/>
          <w:szCs w:val="20"/>
          <w:lang w:val="en-US" w:eastAsia="es-MX"/>
        </w:rPr>
        <w:t>webpack</w:t>
      </w:r>
      <w:proofErr w:type="spellEnd"/>
      <w:r w:rsidRPr="00265B44">
        <w:rPr>
          <w:rFonts w:ascii="Courier New" w:eastAsia="Times New Roman" w:hAnsi="Courier New" w:cs="Courier New"/>
          <w:color w:val="A6E22E"/>
          <w:sz w:val="20"/>
          <w:szCs w:val="20"/>
          <w:lang w:val="en-US" w:eastAsia="es-MX"/>
        </w:rPr>
        <w:t>-plugin'</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265B44">
        <w:rPr>
          <w:rFonts w:ascii="Courier New" w:eastAsia="Times New Roman" w:hAnsi="Courier New" w:cs="Courier New"/>
          <w:color w:val="A6E22E"/>
          <w:sz w:val="20"/>
          <w:szCs w:val="20"/>
          <w:lang w:val="en-US" w:eastAsia="es-MX"/>
        </w:rPr>
        <w:t>module</w:t>
      </w:r>
      <w:r w:rsidRPr="00265B44">
        <w:rPr>
          <w:rFonts w:ascii="Courier New" w:eastAsia="Times New Roman" w:hAnsi="Courier New" w:cs="Courier New"/>
          <w:color w:val="FFFFFF"/>
          <w:sz w:val="20"/>
          <w:szCs w:val="20"/>
          <w:lang w:val="en-US" w:eastAsia="es-MX"/>
        </w:rPr>
        <w:t>.exports</w:t>
      </w:r>
      <w:proofErr w:type="spellEnd"/>
      <w:r w:rsidRPr="00265B44">
        <w:rPr>
          <w:rFonts w:ascii="Courier New" w:eastAsia="Times New Roman" w:hAnsi="Courier New" w:cs="Courier New"/>
          <w:color w:val="FFFFFF"/>
          <w:sz w:val="20"/>
          <w:szCs w:val="20"/>
          <w:lang w:val="en-US" w:eastAsia="es-MX"/>
        </w:rPr>
        <w:t xml:space="preserve"> =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entry</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path.resolve</w:t>
      </w:r>
      <w:proofErr w:type="spellEnd"/>
      <w:r w:rsidRPr="00265B44">
        <w:rPr>
          <w:rFonts w:ascii="Courier New" w:eastAsia="Times New Roman" w:hAnsi="Courier New" w:cs="Courier New"/>
          <w:color w:val="FFFFFF"/>
          <w:sz w:val="20"/>
          <w:szCs w:val="20"/>
          <w:lang w:val="en-US" w:eastAsia="es-MX"/>
        </w:rPr>
        <w:t>(__</w:t>
      </w:r>
      <w:proofErr w:type="spellStart"/>
      <w:r w:rsidRPr="00265B44">
        <w:rPr>
          <w:rFonts w:ascii="Courier New" w:eastAsia="Times New Roman" w:hAnsi="Courier New" w:cs="Courier New"/>
          <w:color w:val="FFFFFF"/>
          <w:sz w:val="20"/>
          <w:szCs w:val="20"/>
          <w:lang w:val="en-US" w:eastAsia="es-MX"/>
        </w:rPr>
        <w:t>dirname</w:t>
      </w:r>
      <w:proofErr w:type="spell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src</w:t>
      </w:r>
      <w:proofErr w:type="spellEnd"/>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js</w:t>
      </w:r>
      <w:proofErr w:type="spellEnd"/>
      <w:r w:rsidRPr="00265B44">
        <w:rPr>
          <w:rFonts w:ascii="Courier New" w:eastAsia="Times New Roman" w:hAnsi="Courier New" w:cs="Courier New"/>
          <w:color w:val="A6E22E"/>
          <w:sz w:val="20"/>
          <w:szCs w:val="20"/>
          <w:lang w:val="en-US" w:eastAsia="es-MX"/>
        </w:rPr>
        <w:t>/index.js'</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mode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'development'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output</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path</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path.resolve</w:t>
      </w:r>
      <w:proofErr w:type="spellEnd"/>
      <w:r w:rsidRPr="00265B44">
        <w:rPr>
          <w:rFonts w:ascii="Courier New" w:eastAsia="Times New Roman" w:hAnsi="Courier New" w:cs="Courier New"/>
          <w:color w:val="FFFFFF"/>
          <w:sz w:val="20"/>
          <w:szCs w:val="20"/>
          <w:lang w:val="en-US" w:eastAsia="es-MX"/>
        </w:rPr>
        <w:t>(__</w:t>
      </w:r>
      <w:proofErr w:type="spellStart"/>
      <w:r w:rsidRPr="00265B44">
        <w:rPr>
          <w:rFonts w:ascii="Courier New" w:eastAsia="Times New Roman" w:hAnsi="Courier New" w:cs="Courier New"/>
          <w:color w:val="FFFFFF"/>
          <w:sz w:val="20"/>
          <w:szCs w:val="20"/>
          <w:lang w:val="en-US" w:eastAsia="es-MX"/>
        </w:rPr>
        <w:t>dirname</w:t>
      </w:r>
      <w:proofErr w:type="spell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dist</w:t>
      </w:r>
      <w:proofErr w:type="spellEnd"/>
      <w:r w:rsidRPr="00265B44">
        <w:rPr>
          <w:rFonts w:ascii="Courier New" w:eastAsia="Times New Roman" w:hAnsi="Courier New" w:cs="Courier New"/>
          <w:color w:val="A6E22E"/>
          <w:sz w:val="20"/>
          <w:szCs w:val="20"/>
          <w:lang w:val="en-US" w:eastAsia="es-MX"/>
        </w:rPr>
        <w: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filename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js</w:t>
      </w:r>
      <w:proofErr w:type="spellEnd"/>
      <w:r w:rsidRPr="00265B44">
        <w:rPr>
          <w:rFonts w:ascii="Courier New" w:eastAsia="Times New Roman" w:hAnsi="Courier New" w:cs="Courier New"/>
          <w:color w:val="A6E22E"/>
          <w:sz w:val="20"/>
          <w:szCs w:val="20"/>
          <w:lang w:val="en-US" w:eastAsia="es-MX"/>
        </w:rPr>
        <w:t>/index.js'</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A6E22E"/>
          <w:sz w:val="20"/>
          <w:szCs w:val="20"/>
          <w:lang w:val="en-US" w:eastAsia="es-MX"/>
        </w:rPr>
        <w:t>module</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rules</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test</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BF79DB"/>
          <w:sz w:val="20"/>
          <w:szCs w:val="20"/>
          <w:lang w:val="en-US" w:eastAsia="es-MX"/>
        </w:rPr>
        <w:t>/\.</w:t>
      </w:r>
      <w:proofErr w:type="spellStart"/>
      <w:r w:rsidRPr="00265B44">
        <w:rPr>
          <w:rFonts w:ascii="Courier New" w:eastAsia="Times New Roman" w:hAnsi="Courier New" w:cs="Courier New"/>
          <w:color w:val="BF79DB"/>
          <w:sz w:val="20"/>
          <w:szCs w:val="20"/>
          <w:lang w:val="en-US" w:eastAsia="es-MX"/>
        </w:rPr>
        <w:t>css</w:t>
      </w:r>
      <w:proofErr w:type="spellEnd"/>
      <w:r w:rsidRPr="00265B44">
        <w:rPr>
          <w:rFonts w:ascii="Courier New" w:eastAsia="Times New Roman" w:hAnsi="Courier New" w:cs="Courier New"/>
          <w:color w:val="BF79DB"/>
          <w:sz w:val="20"/>
          <w:szCs w:val="20"/>
          <w:lang w:val="en-US" w:eastAsia="es-MX"/>
        </w:rPr>
        <w: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use</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loader</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MiniCssExtractPlugin.loader</w:t>
      </w:r>
      <w:proofErr w:type="spellEnd"/>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proofErr w:type="gram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-loader</w:t>
      </w:r>
      <w:proofErr w:type="gramEnd"/>
      <w:r w:rsidRPr="00265B44">
        <w:rPr>
          <w:rFonts w:ascii="Courier New" w:eastAsia="Times New Roman" w:hAnsi="Courier New" w:cs="Courier New"/>
          <w:color w:val="A6E22E"/>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plugins</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b/>
          <w:bCs/>
          <w:color w:val="F92672"/>
          <w:sz w:val="20"/>
          <w:szCs w:val="20"/>
          <w:lang w:val="en-US" w:eastAsia="es-MX"/>
        </w:rPr>
        <w:t>new</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w:t>
      </w:r>
      <w:proofErr w:type="spellEnd"/>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filename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/[name].</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b/>
          <w:bCs/>
          <w:color w:val="F92672"/>
          <w:sz w:val="20"/>
          <w:szCs w:val="20"/>
          <w:lang w:val="en-US" w:eastAsia="es-MX"/>
        </w:rPr>
        <w:t>new</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HtmlWepackPlugin</w:t>
      </w:r>
      <w:proofErr w:type="spellEnd"/>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n-US" w:eastAsia="es-MX"/>
        </w:rPr>
        <w:t xml:space="preserve">      </w:t>
      </w:r>
      <w:proofErr w:type="spellStart"/>
      <w:proofErr w:type="gramStart"/>
      <w:r w:rsidRPr="00265B44">
        <w:rPr>
          <w:rFonts w:ascii="Courier New" w:eastAsia="Times New Roman" w:hAnsi="Courier New" w:cs="Courier New"/>
          <w:color w:val="FFFFFF"/>
          <w:sz w:val="20"/>
          <w:szCs w:val="20"/>
          <w:lang w:val="es-MX" w:eastAsia="es-MX"/>
        </w:rPr>
        <w:t>title</w:t>
      </w:r>
      <w:proofErr w:type="spellEnd"/>
      <w:proofErr w:type="gramEnd"/>
      <w:r w:rsidRPr="00265B44">
        <w:rPr>
          <w:rFonts w:ascii="Courier New" w:eastAsia="Times New Roman" w:hAnsi="Courier New" w:cs="Courier New"/>
          <w:color w:val="FFFFFF"/>
          <w:sz w:val="20"/>
          <w:szCs w:val="20"/>
          <w:lang w:val="es-MX" w:eastAsia="es-MX"/>
        </w:rPr>
        <w:t xml:space="preserve"> : </w:t>
      </w:r>
      <w:r w:rsidRPr="00265B44">
        <w:rPr>
          <w:rFonts w:ascii="Courier New" w:eastAsia="Times New Roman" w:hAnsi="Courier New" w:cs="Courier New"/>
          <w:color w:val="A6E22E"/>
          <w:sz w:val="20"/>
          <w:szCs w:val="20"/>
          <w:lang w:val="es-MX" w:eastAsia="es-MX"/>
        </w:rPr>
        <w:t xml:space="preserve">'Nuevo </w:t>
      </w:r>
      <w:proofErr w:type="spellStart"/>
      <w:r w:rsidRPr="00265B44">
        <w:rPr>
          <w:rFonts w:ascii="Courier New" w:eastAsia="Times New Roman" w:hAnsi="Courier New" w:cs="Courier New"/>
          <w:color w:val="A6E22E"/>
          <w:sz w:val="20"/>
          <w:szCs w:val="20"/>
          <w:lang w:val="es-MX" w:eastAsia="es-MX"/>
        </w:rPr>
        <w:t>titulo</w:t>
      </w:r>
      <w:proofErr w:type="spellEnd"/>
      <w:r w:rsidRPr="00265B44">
        <w:rPr>
          <w:rFonts w:ascii="Courier New" w:eastAsia="Times New Roman" w:hAnsi="Courier New" w:cs="Courier New"/>
          <w:color w:val="A6E22E"/>
          <w:sz w:val="20"/>
          <w:szCs w:val="20"/>
          <w:lang w:val="es-MX" w:eastAsia="es-MX"/>
        </w:rPr>
        <w:t xml:space="preserve"> con el </w:t>
      </w:r>
      <w:proofErr w:type="spellStart"/>
      <w:r w:rsidRPr="00265B44">
        <w:rPr>
          <w:rFonts w:ascii="Courier New" w:eastAsia="Times New Roman" w:hAnsi="Courier New" w:cs="Courier New"/>
          <w:color w:val="A6E22E"/>
          <w:sz w:val="20"/>
          <w:szCs w:val="20"/>
          <w:lang w:val="es-MX" w:eastAsia="es-MX"/>
        </w:rPr>
        <w:t>plugin</w:t>
      </w:r>
      <w:proofErr w:type="spellEnd"/>
      <w:r w:rsidRPr="00265B44">
        <w:rPr>
          <w:rFonts w:ascii="Courier New" w:eastAsia="Times New Roman" w:hAnsi="Courier New" w:cs="Courier New"/>
          <w:color w:val="A6E22E"/>
          <w:sz w:val="20"/>
          <w:szCs w:val="20"/>
          <w:lang w:val="es-MX" w:eastAsia="es-MX"/>
        </w:rPr>
        <w:t xml:space="preserve"> </w:t>
      </w:r>
      <w:proofErr w:type="spellStart"/>
      <w:r w:rsidRPr="00265B44">
        <w:rPr>
          <w:rFonts w:ascii="Courier New" w:eastAsia="Times New Roman" w:hAnsi="Courier New" w:cs="Courier New"/>
          <w:color w:val="A6E22E"/>
          <w:sz w:val="20"/>
          <w:szCs w:val="20"/>
          <w:lang w:val="es-MX" w:eastAsia="es-MX"/>
        </w:rPr>
        <w:t>htmlwebpackplugin</w:t>
      </w:r>
      <w:proofErr w:type="spellEnd"/>
      <w:r w:rsidRPr="00265B44">
        <w:rPr>
          <w:rFonts w:ascii="Courier New" w:eastAsia="Times New Roman" w:hAnsi="Courier New" w:cs="Courier New"/>
          <w:color w:val="A6E22E"/>
          <w:sz w:val="20"/>
          <w:szCs w:val="20"/>
          <w:lang w:val="es-MX"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 xml:space="preserve">  ]</w:t>
      </w:r>
    </w:p>
    <w:p w:rsidR="00265B44" w:rsidRPr="006D4DBA" w:rsidRDefault="00265B44" w:rsidP="006D4DB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w:t>
      </w:r>
    </w:p>
    <w:p w:rsidR="006D4DBA" w:rsidRDefault="006D4DBA" w:rsidP="006D4DBA">
      <w:pPr>
        <w:pStyle w:val="NormalWeb"/>
        <w:shd w:val="clear" w:color="auto" w:fill="FFFFFF"/>
        <w:spacing w:before="240" w:beforeAutospacing="0" w:after="0" w:afterAutospacing="0"/>
        <w:jc w:val="center"/>
        <w:rPr>
          <w:rFonts w:ascii="Arial" w:hAnsi="Arial" w:cs="Arial"/>
          <w:color w:val="273B47"/>
          <w:sz w:val="20"/>
          <w:szCs w:val="20"/>
          <w:lang w:val="en-US"/>
        </w:rPr>
      </w:pPr>
      <w:r w:rsidRPr="006D4DBA">
        <w:rPr>
          <w:rFonts w:ascii="Arial" w:hAnsi="Arial" w:cs="Arial"/>
          <w:color w:val="273B47"/>
          <w:sz w:val="20"/>
          <w:szCs w:val="20"/>
          <w:lang w:val="en-US"/>
        </w:rPr>
        <w:drawing>
          <wp:inline distT="0" distB="0" distL="0" distR="0" wp14:anchorId="7211B4DE" wp14:editId="04F2658F">
            <wp:extent cx="5168900" cy="234996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224" cy="2350570"/>
                    </a:xfrm>
                    <a:prstGeom prst="rect">
                      <a:avLst/>
                    </a:prstGeom>
                  </pic:spPr>
                </pic:pic>
              </a:graphicData>
            </a:graphic>
          </wp:inline>
        </w:drawing>
      </w:r>
    </w:p>
    <w:p w:rsidR="006D4DBA" w:rsidRPr="006D4DBA" w:rsidRDefault="006D4DBA" w:rsidP="006D4DBA">
      <w:pPr>
        <w:pStyle w:val="Ttulo1"/>
        <w:rPr>
          <w:rFonts w:ascii="Arial" w:eastAsia="Times New Roman" w:hAnsi="Arial" w:cs="Arial"/>
          <w:sz w:val="24"/>
          <w:szCs w:val="24"/>
        </w:rPr>
      </w:pPr>
      <w:r w:rsidRPr="006D4DBA">
        <w:rPr>
          <w:rFonts w:ascii="Arial" w:eastAsia="Times New Roman" w:hAnsi="Arial" w:cs="Arial"/>
          <w:sz w:val="24"/>
          <w:szCs w:val="24"/>
        </w:rPr>
        <w:lastRenderedPageBreak/>
        <w:t>Servidor de desarrollo</w:t>
      </w:r>
    </w:p>
    <w:p w:rsidR="006D4DBA" w:rsidRDefault="006D4DBA" w:rsidP="006D4DBA">
      <w:pPr>
        <w:pStyle w:val="NormalWeb"/>
        <w:shd w:val="clear" w:color="auto" w:fill="FFFFFF"/>
        <w:spacing w:before="240" w:beforeAutospacing="0" w:after="0" w:afterAutospacing="0"/>
        <w:rPr>
          <w:rFonts w:ascii="Lucida Console" w:hAnsi="Lucida Console" w:cs="Lucida Console"/>
          <w:sz w:val="18"/>
          <w:szCs w:val="18"/>
        </w:rPr>
      </w:pPr>
      <w:proofErr w:type="spellStart"/>
      <w:proofErr w:type="gramStart"/>
      <w:r>
        <w:rPr>
          <w:rFonts w:ascii="Lucida Console" w:hAnsi="Lucida Console" w:cs="Lucida Console"/>
          <w:sz w:val="18"/>
          <w:szCs w:val="18"/>
        </w:rPr>
        <w:t>npm</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run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build:dev</w:t>
      </w:r>
      <w:proofErr w:type="spellEnd"/>
      <w:r>
        <w:rPr>
          <w:rFonts w:ascii="Lucida Console" w:hAnsi="Lucida Console" w:cs="Lucida Console"/>
          <w:sz w:val="18"/>
          <w:szCs w:val="18"/>
        </w:rPr>
        <w:t xml:space="preserve"> -- -w</w:t>
      </w:r>
    </w:p>
    <w:p w:rsidR="006D4DBA" w:rsidRDefault="006D4DBA" w:rsidP="006D4DBA">
      <w:pPr>
        <w:pStyle w:val="NormalWeb"/>
        <w:shd w:val="clear" w:color="auto" w:fill="FFFFFF"/>
        <w:spacing w:before="240" w:beforeAutospacing="0" w:after="0" w:afterAutospacing="0"/>
        <w:rPr>
          <w:rFonts w:ascii="Lucida Console" w:hAnsi="Lucida Console" w:cs="Lucida Console"/>
          <w:sz w:val="18"/>
          <w:szCs w:val="18"/>
        </w:rPr>
      </w:pPr>
    </w:p>
    <w:p w:rsidR="006D4DBA" w:rsidRPr="006D4DBA" w:rsidRDefault="006D4DBA" w:rsidP="006D4DBA">
      <w:pPr>
        <w:pStyle w:val="Ttulo2"/>
        <w:spacing w:before="0"/>
        <w:rPr>
          <w:color w:val="4A4A4A"/>
          <w:sz w:val="20"/>
          <w:szCs w:val="20"/>
        </w:rPr>
      </w:pPr>
      <w:r w:rsidRPr="006D4DBA">
        <w:rPr>
          <w:color w:val="4A4A4A"/>
          <w:sz w:val="20"/>
          <w:szCs w:val="20"/>
        </w:rPr>
        <w:t>Webpack Dev Server o Servidor de desarrollo</w:t>
      </w:r>
    </w:p>
    <w:p w:rsidR="006D4DBA" w:rsidRPr="00CE19A0" w:rsidRDefault="006D4DBA" w:rsidP="006D4DBA">
      <w:pPr>
        <w:pStyle w:val="NormalWeb"/>
        <w:spacing w:before="0" w:beforeAutospacing="0" w:after="0" w:afterAutospacing="0"/>
        <w:rPr>
          <w:color w:val="4A4A4A"/>
          <w:sz w:val="20"/>
          <w:szCs w:val="20"/>
        </w:rPr>
      </w:pPr>
      <w:hyperlink r:id="rId22" w:tgtFrame="_blank" w:history="1">
        <w:proofErr w:type="spellStart"/>
        <w:proofErr w:type="gramStart"/>
        <w:r w:rsidRPr="006D4DBA">
          <w:rPr>
            <w:rStyle w:val="Hipervnculo"/>
            <w:rFonts w:eastAsiaTheme="majorEastAsia"/>
            <w:color w:val="0791E6"/>
            <w:sz w:val="20"/>
            <w:szCs w:val="20"/>
          </w:rPr>
          <w:t>webpack</w:t>
        </w:r>
        <w:proofErr w:type="spellEnd"/>
        <w:r w:rsidRPr="006D4DBA">
          <w:rPr>
            <w:rStyle w:val="Hipervnculo"/>
            <w:rFonts w:eastAsiaTheme="majorEastAsia"/>
            <w:color w:val="0791E6"/>
            <w:sz w:val="20"/>
            <w:szCs w:val="20"/>
          </w:rPr>
          <w:t>-</w:t>
        </w:r>
        <w:proofErr w:type="spellStart"/>
        <w:r w:rsidRPr="006D4DBA">
          <w:rPr>
            <w:rStyle w:val="Hipervnculo"/>
            <w:rFonts w:eastAsiaTheme="majorEastAsia"/>
            <w:color w:val="0791E6"/>
            <w:sz w:val="20"/>
            <w:szCs w:val="20"/>
          </w:rPr>
          <w:t>dev</w:t>
        </w:r>
        <w:proofErr w:type="spellEnd"/>
        <w:r w:rsidRPr="006D4DBA">
          <w:rPr>
            <w:rStyle w:val="Hipervnculo"/>
            <w:rFonts w:eastAsiaTheme="majorEastAsia"/>
            <w:color w:val="0791E6"/>
            <w:sz w:val="20"/>
            <w:szCs w:val="20"/>
          </w:rPr>
          <w:t>-server</w:t>
        </w:r>
        <w:proofErr w:type="gramEnd"/>
      </w:hyperlink>
      <w:r w:rsidRPr="006D4DBA">
        <w:rPr>
          <w:color w:val="4A4A4A"/>
          <w:sz w:val="20"/>
          <w:szCs w:val="20"/>
        </w:rPr>
        <w:t> es un </w:t>
      </w:r>
      <w:hyperlink r:id="rId23" w:tgtFrame="_blank" w:history="1">
        <w:r w:rsidRPr="006D4DBA">
          <w:rPr>
            <w:rStyle w:val="Hipervnculo"/>
            <w:rFonts w:eastAsiaTheme="majorEastAsia"/>
            <w:color w:val="0791E6"/>
            <w:sz w:val="20"/>
            <w:szCs w:val="20"/>
          </w:rPr>
          <w:t>CLI (</w:t>
        </w:r>
        <w:proofErr w:type="spellStart"/>
        <w:r w:rsidRPr="006D4DBA">
          <w:rPr>
            <w:rStyle w:val="Hipervnculo"/>
            <w:rFonts w:eastAsiaTheme="majorEastAsia"/>
            <w:color w:val="0791E6"/>
            <w:sz w:val="20"/>
            <w:szCs w:val="20"/>
          </w:rPr>
          <w:t>command</w:t>
        </w:r>
        <w:proofErr w:type="spellEnd"/>
        <w:r w:rsidRPr="006D4DBA">
          <w:rPr>
            <w:rStyle w:val="Hipervnculo"/>
            <w:rFonts w:eastAsiaTheme="majorEastAsia"/>
            <w:color w:val="0791E6"/>
            <w:sz w:val="20"/>
            <w:szCs w:val="20"/>
          </w:rPr>
          <w:t xml:space="preserve"> line interface)</w:t>
        </w:r>
      </w:hyperlink>
      <w:r w:rsidRPr="006D4DBA">
        <w:rPr>
          <w:color w:val="4A4A4A"/>
          <w:sz w:val="20"/>
          <w:szCs w:val="20"/>
        </w:rPr>
        <w:t> que se puede usar para hacer un entorno de desarrollo de manera sencilla, ya que de manera nativa recargará los archivos que se modifiquen en tiempo real.</w:t>
      </w:r>
      <w:r w:rsidRPr="006D4DBA">
        <w:rPr>
          <w:color w:val="4A4A4A"/>
          <w:sz w:val="20"/>
          <w:szCs w:val="20"/>
        </w:rPr>
        <w:br/>
        <w:t>.</w:t>
      </w:r>
      <w:r w:rsidRPr="006D4DBA">
        <w:rPr>
          <w:color w:val="4A4A4A"/>
          <w:sz w:val="20"/>
          <w:szCs w:val="20"/>
        </w:rPr>
        <w:br/>
      </w:r>
      <w:proofErr w:type="spellStart"/>
      <w:proofErr w:type="gramStart"/>
      <w:r w:rsidRPr="006D4DBA">
        <w:rPr>
          <w:rStyle w:val="CdigoHTML"/>
          <w:color w:val="4A4A4A"/>
          <w:sz w:val="20"/>
        </w:rPr>
        <w:t>webpack</w:t>
      </w:r>
      <w:proofErr w:type="spellEnd"/>
      <w:r w:rsidRPr="006D4DBA">
        <w:rPr>
          <w:rStyle w:val="CdigoHTML"/>
          <w:color w:val="4A4A4A"/>
          <w:sz w:val="20"/>
        </w:rPr>
        <w:t>-</w:t>
      </w:r>
      <w:proofErr w:type="spellStart"/>
      <w:r w:rsidRPr="006D4DBA">
        <w:rPr>
          <w:rStyle w:val="CdigoHTML"/>
          <w:color w:val="4A4A4A"/>
          <w:sz w:val="20"/>
        </w:rPr>
        <w:t>dev</w:t>
      </w:r>
      <w:proofErr w:type="spellEnd"/>
      <w:r w:rsidRPr="006D4DBA">
        <w:rPr>
          <w:rStyle w:val="CdigoHTML"/>
          <w:color w:val="4A4A4A"/>
          <w:sz w:val="20"/>
        </w:rPr>
        <w:t>-server</w:t>
      </w:r>
      <w:proofErr w:type="gramEnd"/>
      <w:r w:rsidRPr="006D4DBA">
        <w:rPr>
          <w:color w:val="4A4A4A"/>
          <w:sz w:val="20"/>
          <w:szCs w:val="20"/>
        </w:rPr>
        <w:t> usará </w:t>
      </w:r>
      <w:hyperlink r:id="rId24" w:tgtFrame="_blank" w:history="1">
        <w:proofErr w:type="spellStart"/>
        <w:r w:rsidRPr="006D4DBA">
          <w:rPr>
            <w:rStyle w:val="Hipervnculo"/>
            <w:rFonts w:eastAsiaTheme="majorEastAsia"/>
            <w:color w:val="0791E6"/>
            <w:sz w:val="20"/>
            <w:szCs w:val="20"/>
          </w:rPr>
          <w:t>webpack</w:t>
        </w:r>
        <w:proofErr w:type="spellEnd"/>
      </w:hyperlink>
      <w:r w:rsidRPr="006D4DBA">
        <w:rPr>
          <w:color w:val="4A4A4A"/>
          <w:sz w:val="20"/>
          <w:szCs w:val="20"/>
        </w:rPr>
        <w:t> con un servidor de desarrollo cuya funcionalidad principal es la recarga en vivo. Esto debe usarse para </w:t>
      </w:r>
      <w:r w:rsidRPr="006D4DBA">
        <w:rPr>
          <w:rStyle w:val="Textoennegrita"/>
          <w:rFonts w:eastAsiaTheme="majorEastAsia"/>
          <w:color w:val="4A4A4A"/>
          <w:sz w:val="20"/>
          <w:szCs w:val="20"/>
        </w:rPr>
        <w:t>desarrollo solamente</w:t>
      </w:r>
      <w:r w:rsidRPr="006D4DBA">
        <w:rPr>
          <w:color w:val="4A4A4A"/>
          <w:sz w:val="20"/>
          <w:szCs w:val="20"/>
        </w:rPr>
        <w:t> porque estará escuchando los cambios que se realicen en tiempo real, lo que es una carga innecesaria en memoria, porque los archivos en servidores de producción no deberían cambiar seguido, haciendo insostenible el uso intensivo de la aplicación.</w:t>
      </w:r>
      <w:r w:rsidRPr="006D4DBA">
        <w:rPr>
          <w:color w:val="4A4A4A"/>
          <w:sz w:val="20"/>
          <w:szCs w:val="20"/>
        </w:rPr>
        <w:br/>
        <w:t>.</w:t>
      </w:r>
      <w:r w:rsidRPr="006D4DBA">
        <w:rPr>
          <w:color w:val="4A4A4A"/>
          <w:sz w:val="20"/>
          <w:szCs w:val="20"/>
        </w:rPr>
        <w:br/>
      </w:r>
      <w:proofErr w:type="spellStart"/>
      <w:proofErr w:type="gramStart"/>
      <w:r w:rsidRPr="00CE19A0">
        <w:rPr>
          <w:rStyle w:val="CdigoHTML"/>
          <w:color w:val="4A4A4A"/>
          <w:sz w:val="20"/>
        </w:rPr>
        <w:t>webpack</w:t>
      </w:r>
      <w:proofErr w:type="spellEnd"/>
      <w:r w:rsidRPr="00CE19A0">
        <w:rPr>
          <w:rStyle w:val="CdigoHTML"/>
          <w:color w:val="4A4A4A"/>
          <w:sz w:val="20"/>
        </w:rPr>
        <w:t>-</w:t>
      </w:r>
      <w:proofErr w:type="spellStart"/>
      <w:r w:rsidRPr="00CE19A0">
        <w:rPr>
          <w:rStyle w:val="CdigoHTML"/>
          <w:color w:val="4A4A4A"/>
          <w:sz w:val="20"/>
        </w:rPr>
        <w:t>dev</w:t>
      </w:r>
      <w:proofErr w:type="spellEnd"/>
      <w:r w:rsidRPr="00CE19A0">
        <w:rPr>
          <w:rStyle w:val="CdigoHTML"/>
          <w:color w:val="4A4A4A"/>
          <w:sz w:val="20"/>
        </w:rPr>
        <w:t>-server</w:t>
      </w:r>
      <w:proofErr w:type="gramEnd"/>
      <w:r w:rsidRPr="00CE19A0">
        <w:rPr>
          <w:color w:val="4A4A4A"/>
          <w:sz w:val="20"/>
          <w:szCs w:val="20"/>
        </w:rPr>
        <w:t> utiliza </w:t>
      </w:r>
      <w:hyperlink r:id="rId25" w:tgtFrame="_blank" w:history="1">
        <w:proofErr w:type="spellStart"/>
        <w:r w:rsidRPr="00CE19A0">
          <w:rPr>
            <w:rStyle w:val="Hipervnculo"/>
            <w:rFonts w:eastAsiaTheme="majorEastAsia"/>
            <w:color w:val="0791E6"/>
            <w:sz w:val="20"/>
            <w:szCs w:val="20"/>
            <w:u w:val="none"/>
          </w:rPr>
          <w:t>webpack</w:t>
        </w:r>
        <w:proofErr w:type="spellEnd"/>
        <w:r w:rsidRPr="00CE19A0">
          <w:rPr>
            <w:rStyle w:val="Hipervnculo"/>
            <w:rFonts w:eastAsiaTheme="majorEastAsia"/>
            <w:color w:val="0791E6"/>
            <w:sz w:val="20"/>
            <w:szCs w:val="20"/>
            <w:u w:val="none"/>
          </w:rPr>
          <w:t>-</w:t>
        </w:r>
        <w:proofErr w:type="spellStart"/>
        <w:r w:rsidRPr="00CE19A0">
          <w:rPr>
            <w:rStyle w:val="Hipervnculo"/>
            <w:rFonts w:eastAsiaTheme="majorEastAsia"/>
            <w:color w:val="0791E6"/>
            <w:sz w:val="20"/>
            <w:szCs w:val="20"/>
            <w:u w:val="none"/>
          </w:rPr>
          <w:t>dev</w:t>
        </w:r>
        <w:proofErr w:type="spellEnd"/>
        <w:r w:rsidRPr="00CE19A0">
          <w:rPr>
            <w:rStyle w:val="Hipervnculo"/>
            <w:rFonts w:eastAsiaTheme="majorEastAsia"/>
            <w:color w:val="0791E6"/>
            <w:sz w:val="20"/>
            <w:szCs w:val="20"/>
            <w:u w:val="none"/>
          </w:rPr>
          <w:t>-middleware</w:t>
        </w:r>
      </w:hyperlink>
      <w:r w:rsidRPr="00CE19A0">
        <w:rPr>
          <w:color w:val="4A4A4A"/>
          <w:sz w:val="20"/>
          <w:szCs w:val="20"/>
        </w:rPr>
        <w:t xml:space="preserve"> por debajo, mismo que proporciona un acceso rápido en memoria a los </w:t>
      </w:r>
      <w:proofErr w:type="spellStart"/>
      <w:r w:rsidRPr="00CE19A0">
        <w:rPr>
          <w:color w:val="4A4A4A"/>
          <w:sz w:val="20"/>
          <w:szCs w:val="20"/>
        </w:rPr>
        <w:t>assets</w:t>
      </w:r>
      <w:proofErr w:type="spellEnd"/>
      <w:r w:rsidRPr="00CE19A0">
        <w:rPr>
          <w:color w:val="4A4A4A"/>
          <w:sz w:val="20"/>
          <w:szCs w:val="20"/>
        </w:rPr>
        <w:t xml:space="preserve"> de </w:t>
      </w:r>
      <w:proofErr w:type="spellStart"/>
      <w:r w:rsidRPr="00CE19A0">
        <w:rPr>
          <w:color w:val="4A4A4A"/>
          <w:sz w:val="20"/>
          <w:szCs w:val="20"/>
        </w:rPr>
        <w:t>webpack</w:t>
      </w:r>
      <w:proofErr w:type="spellEnd"/>
      <w:r w:rsidRPr="00CE19A0">
        <w:rPr>
          <w:color w:val="4A4A4A"/>
          <w:sz w:val="20"/>
          <w:szCs w:val="20"/>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Les dejo un link para complementar la excelente clase del profesor: </w:t>
      </w:r>
      <w:hyperlink r:id="rId26" w:tgtFrame="_blank" w:history="1">
        <w:r w:rsidRPr="00CE19A0">
          <w:rPr>
            <w:rStyle w:val="Hipervnculo"/>
            <w:rFonts w:ascii="Arial" w:eastAsiaTheme="majorEastAsia" w:hAnsi="Arial" w:cs="Arial"/>
            <w:color w:val="0791E6"/>
            <w:sz w:val="20"/>
            <w:szCs w:val="20"/>
            <w:u w:val="none"/>
          </w:rPr>
          <w:t>https://youtu.be/vF2emKbaP4M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proofErr w:type="spellStart"/>
      <w:r w:rsidRPr="00CE19A0">
        <w:rPr>
          <w:rFonts w:ascii="Arial" w:hAnsi="Arial" w:cs="Arial"/>
          <w:color w:val="4A4A4A"/>
          <w:sz w:val="20"/>
          <w:szCs w:val="20"/>
        </w:rPr>
        <w:t>Webpack</w:t>
      </w:r>
      <w:proofErr w:type="spellEnd"/>
      <w:r w:rsidRPr="00CE19A0">
        <w:rPr>
          <w:rFonts w:ascii="Arial" w:hAnsi="Arial" w:cs="Arial"/>
          <w:color w:val="4A4A4A"/>
          <w:sz w:val="20"/>
          <w:szCs w:val="20"/>
        </w:rPr>
        <w:t xml:space="preserve"> 4 es un empaquetador de módulos, muy utilizado en archivos del </w:t>
      </w:r>
      <w:proofErr w:type="spellStart"/>
      <w:r w:rsidRPr="00CE19A0">
        <w:rPr>
          <w:rFonts w:ascii="Arial" w:hAnsi="Arial" w:cs="Arial"/>
          <w:color w:val="4A4A4A"/>
          <w:sz w:val="20"/>
          <w:szCs w:val="20"/>
        </w:rPr>
        <w:t>Frontend</w:t>
      </w:r>
      <w:proofErr w:type="spellEnd"/>
      <w:r w:rsidRPr="00CE19A0">
        <w:rPr>
          <w:rFonts w:ascii="Arial" w:hAnsi="Arial" w:cs="Arial"/>
          <w:color w:val="4A4A4A"/>
          <w:sz w:val="20"/>
          <w:szCs w:val="20"/>
        </w:rPr>
        <w:t xml:space="preserve"> y necesario en todos los </w:t>
      </w:r>
      <w:proofErr w:type="spellStart"/>
      <w:r w:rsidRPr="00CE19A0">
        <w:rPr>
          <w:rFonts w:ascii="Arial" w:hAnsi="Arial" w:cs="Arial"/>
          <w:color w:val="4A4A4A"/>
          <w:sz w:val="20"/>
          <w:szCs w:val="20"/>
        </w:rPr>
        <w:t>frameworks</w:t>
      </w:r>
      <w:proofErr w:type="spellEnd"/>
      <w:r w:rsidRPr="00CE19A0">
        <w:rPr>
          <w:rFonts w:ascii="Arial" w:hAnsi="Arial" w:cs="Arial"/>
          <w:color w:val="4A4A4A"/>
          <w:sz w:val="20"/>
          <w:szCs w:val="20"/>
        </w:rPr>
        <w:t xml:space="preserve"> de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como </w:t>
      </w:r>
      <w:proofErr w:type="spellStart"/>
      <w:r w:rsidRPr="00CE19A0">
        <w:rPr>
          <w:rFonts w:ascii="Arial" w:hAnsi="Arial" w:cs="Arial"/>
          <w:color w:val="4A4A4A"/>
          <w:sz w:val="20"/>
          <w:szCs w:val="20"/>
        </w:rPr>
        <w:t>React</w:t>
      </w:r>
      <w:proofErr w:type="spellEnd"/>
      <w:r w:rsidRPr="00CE19A0">
        <w:rPr>
          <w:rFonts w:ascii="Arial" w:hAnsi="Arial" w:cs="Arial"/>
          <w:color w:val="4A4A4A"/>
          <w:sz w:val="20"/>
          <w:szCs w:val="20"/>
        </w:rPr>
        <w:t xml:space="preserve">, Angular, y Vue.js y otros desarrollos de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en el </w:t>
      </w:r>
      <w:proofErr w:type="spellStart"/>
      <w:r w:rsidRPr="00CE19A0">
        <w:rPr>
          <w:rFonts w:ascii="Arial" w:hAnsi="Arial" w:cs="Arial"/>
          <w:color w:val="4A4A4A"/>
          <w:sz w:val="20"/>
          <w:szCs w:val="20"/>
        </w:rPr>
        <w:t>Frontend</w:t>
      </w:r>
      <w:proofErr w:type="spellEnd"/>
      <w:r w:rsidRPr="00CE19A0">
        <w:rPr>
          <w:rFonts w:ascii="Arial" w:hAnsi="Arial" w:cs="Arial"/>
          <w:color w:val="4A4A4A"/>
          <w:sz w:val="20"/>
          <w:szCs w:val="20"/>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CURSO DE NODEJS</w:t>
      </w:r>
      <w:r w:rsidRPr="00CE19A0">
        <w:rPr>
          <w:rFonts w:ascii="Arial" w:hAnsi="Arial" w:cs="Arial"/>
          <w:color w:val="4A4A4A"/>
          <w:sz w:val="20"/>
          <w:szCs w:val="20"/>
        </w:rPr>
        <w:br/>
      </w:r>
      <w:hyperlink r:id="rId27" w:tgtFrame="_blank" w:history="1">
        <w:r w:rsidRPr="00CE19A0">
          <w:rPr>
            <w:rStyle w:val="Hipervnculo"/>
            <w:rFonts w:ascii="Arial" w:eastAsiaTheme="majorEastAsia" w:hAnsi="Arial" w:cs="Arial"/>
            <w:color w:val="0791E6"/>
            <w:sz w:val="20"/>
            <w:szCs w:val="20"/>
            <w:u w:val="none"/>
          </w:rPr>
          <w:t>https://youtu.be/BhvLIzVL8_o</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APLICACION DEL CLIMA CON JAVASCRIPT Y WEBPACK</w:t>
      </w:r>
      <w:r w:rsidRPr="00CE19A0">
        <w:rPr>
          <w:rFonts w:ascii="Arial" w:hAnsi="Arial" w:cs="Arial"/>
          <w:color w:val="4A4A4A"/>
          <w:sz w:val="20"/>
          <w:szCs w:val="20"/>
        </w:rPr>
        <w:br/>
      </w:r>
      <w:hyperlink r:id="rId28" w:tgtFrame="_blank" w:history="1">
        <w:r w:rsidRPr="00CE19A0">
          <w:rPr>
            <w:rStyle w:val="Hipervnculo"/>
            <w:rFonts w:ascii="Arial" w:eastAsiaTheme="majorEastAsia" w:hAnsi="Arial" w:cs="Arial"/>
            <w:color w:val="0791E6"/>
            <w:sz w:val="20"/>
            <w:szCs w:val="20"/>
            <w:u w:val="none"/>
          </w:rPr>
          <w:t>https://youtu.be/yxT6ylPM7uM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CLON DE GITHUB CON WEBPACK</w:t>
      </w:r>
      <w:r w:rsidRPr="00CE19A0">
        <w:rPr>
          <w:rFonts w:ascii="Arial" w:hAnsi="Arial" w:cs="Arial"/>
          <w:color w:val="4A4A4A"/>
          <w:sz w:val="20"/>
          <w:szCs w:val="20"/>
        </w:rPr>
        <w:br/>
      </w:r>
      <w:hyperlink r:id="rId29" w:tgtFrame="_blank" w:history="1">
        <w:r w:rsidRPr="00CE19A0">
          <w:rPr>
            <w:rStyle w:val="Hipervnculo"/>
            <w:rFonts w:ascii="Arial" w:eastAsiaTheme="majorEastAsia" w:hAnsi="Arial" w:cs="Arial"/>
            <w:color w:val="0791E6"/>
            <w:sz w:val="20"/>
            <w:szCs w:val="20"/>
            <w:u w:val="none"/>
          </w:rPr>
          <w:t>https://youtu.be/I4kJKnu6_jc</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VARIABLES DE ENTORNO EN NODEJS</w:t>
      </w:r>
      <w:r w:rsidRPr="00CE19A0">
        <w:rPr>
          <w:rFonts w:ascii="Arial" w:hAnsi="Arial" w:cs="Arial"/>
          <w:color w:val="4A4A4A"/>
          <w:sz w:val="20"/>
          <w:szCs w:val="20"/>
        </w:rPr>
        <w:br/>
      </w:r>
      <w:hyperlink r:id="rId30" w:tgtFrame="_blank" w:history="1">
        <w:r w:rsidRPr="00CE19A0">
          <w:rPr>
            <w:rStyle w:val="Hipervnculo"/>
            <w:rFonts w:ascii="Arial" w:eastAsiaTheme="majorEastAsia" w:hAnsi="Arial" w:cs="Arial"/>
            <w:color w:val="0791E6"/>
            <w:sz w:val="20"/>
            <w:szCs w:val="20"/>
            <w:u w:val="none"/>
          </w:rPr>
          <w:t>https://youtu.be/U6st9-lNUyY</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RED SOCIAL NODEJS Y MONGODB</w:t>
      </w:r>
      <w:r w:rsidRPr="00CE19A0">
        <w:rPr>
          <w:rFonts w:ascii="Arial" w:hAnsi="Arial" w:cs="Arial"/>
          <w:color w:val="4A4A4A"/>
          <w:sz w:val="20"/>
          <w:szCs w:val="20"/>
        </w:rPr>
        <w:br/>
      </w:r>
      <w:hyperlink r:id="rId31" w:tgtFrame="_blank" w:history="1">
        <w:r w:rsidRPr="00CE19A0">
          <w:rPr>
            <w:rStyle w:val="Hipervnculo"/>
            <w:rFonts w:ascii="Arial" w:eastAsiaTheme="majorEastAsia" w:hAnsi="Arial" w:cs="Arial"/>
            <w:color w:val="0791E6"/>
            <w:sz w:val="20"/>
            <w:szCs w:val="20"/>
            <w:u w:val="none"/>
          </w:rPr>
          <w:t>https://youtu.be/TqC3e8nBycg</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JAVASCRIPT ORIENTADO A OBJETOS CON WEBPACK</w:t>
      </w:r>
      <w:r w:rsidRPr="00CE19A0">
        <w:rPr>
          <w:rFonts w:ascii="Arial" w:hAnsi="Arial" w:cs="Arial"/>
          <w:color w:val="4A4A4A"/>
          <w:sz w:val="20"/>
          <w:szCs w:val="20"/>
        </w:rPr>
        <w:br/>
      </w:r>
      <w:hyperlink r:id="rId32" w:tgtFrame="_blank" w:history="1">
        <w:r w:rsidRPr="00CE19A0">
          <w:rPr>
            <w:rStyle w:val="Hipervnculo"/>
            <w:rFonts w:ascii="Arial" w:eastAsiaTheme="majorEastAsia" w:hAnsi="Arial" w:cs="Arial"/>
            <w:color w:val="0791E6"/>
            <w:sz w:val="20"/>
            <w:szCs w:val="20"/>
            <w:u w:val="none"/>
          </w:rPr>
          <w:t>https://youtu.be/nqre9kKFRpc</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CURSO DE GIT:</w:t>
      </w:r>
      <w:r w:rsidRPr="00CE19A0">
        <w:rPr>
          <w:rFonts w:ascii="Arial" w:hAnsi="Arial" w:cs="Arial"/>
          <w:color w:val="4A4A4A"/>
          <w:sz w:val="20"/>
          <w:szCs w:val="20"/>
        </w:rPr>
        <w:br/>
      </w:r>
      <w:hyperlink r:id="rId33" w:tgtFrame="_blank" w:history="1">
        <w:r w:rsidRPr="00CE19A0">
          <w:rPr>
            <w:rStyle w:val="Hipervnculo"/>
            <w:rFonts w:ascii="Arial" w:eastAsiaTheme="majorEastAsia" w:hAnsi="Arial" w:cs="Arial"/>
            <w:color w:val="0791E6"/>
            <w:sz w:val="20"/>
            <w:szCs w:val="20"/>
            <w:u w:val="none"/>
          </w:rPr>
          <w:t>https://youtu.be/HiXLkL42tMU</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VIDEO DE VSCODE:</w:t>
      </w:r>
      <w:r w:rsidRPr="00CE19A0">
        <w:rPr>
          <w:rFonts w:ascii="Arial" w:hAnsi="Arial" w:cs="Arial"/>
          <w:color w:val="4A4A4A"/>
          <w:sz w:val="20"/>
          <w:szCs w:val="20"/>
        </w:rPr>
        <w:br/>
      </w:r>
      <w:hyperlink r:id="rId34" w:tgtFrame="_blank" w:history="1">
        <w:r w:rsidRPr="00CE19A0">
          <w:rPr>
            <w:rStyle w:val="Hipervnculo"/>
            <w:rFonts w:ascii="Arial" w:eastAsiaTheme="majorEastAsia" w:hAnsi="Arial" w:cs="Arial"/>
            <w:color w:val="0791E6"/>
            <w:sz w:val="20"/>
            <w:szCs w:val="20"/>
            <w:u w:val="none"/>
          </w:rPr>
          <w:t>https://youtu.be/zbycB-Yetb0</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VISITA MI SITIO WEB PARA MÁS CURSOS Y TUTORIALES</w:t>
      </w:r>
      <w:r w:rsidRPr="00CE19A0">
        <w:rPr>
          <w:rFonts w:ascii="Arial" w:hAnsi="Arial" w:cs="Arial"/>
          <w:color w:val="4A4A4A"/>
          <w:sz w:val="20"/>
          <w:szCs w:val="20"/>
        </w:rPr>
        <w:br/>
      </w:r>
      <w:hyperlink r:id="rId35" w:tgtFrame="_blank" w:history="1">
        <w:r w:rsidRPr="00CE19A0">
          <w:rPr>
            <w:rStyle w:val="Hipervnculo"/>
            <w:rFonts w:ascii="Arial" w:eastAsiaTheme="majorEastAsia" w:hAnsi="Arial" w:cs="Arial"/>
            <w:color w:val="0791E6"/>
            <w:sz w:val="20"/>
            <w:szCs w:val="20"/>
            <w:u w:val="none"/>
          </w:rPr>
          <w:t>http://www.faztweb.com</w:t>
        </w:r>
      </w:hyperlink>
      <w:r w:rsidRPr="00CE19A0">
        <w:rPr>
          <w:rFonts w:ascii="Arial" w:hAnsi="Arial" w:cs="Arial"/>
          <w:color w:val="4A4A4A"/>
          <w:sz w:val="20"/>
          <w:szCs w:val="20"/>
        </w:rPr>
        <w:br/>
      </w:r>
      <w:hyperlink r:id="rId36" w:tgtFrame="_blank" w:history="1">
        <w:r w:rsidRPr="00CE19A0">
          <w:rPr>
            <w:rStyle w:val="Hipervnculo"/>
            <w:rFonts w:ascii="Arial" w:eastAsiaTheme="majorEastAsia" w:hAnsi="Arial" w:cs="Arial"/>
            <w:color w:val="0791E6"/>
            <w:sz w:val="20"/>
            <w:szCs w:val="20"/>
            <w:u w:val="none"/>
          </w:rPr>
          <w:t>http://blog.faztweb.com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FAZT CODE - YOUTUBE</w:t>
      </w:r>
      <w:proofErr w:type="gramStart"/>
      <w:r w:rsidRPr="00CE19A0">
        <w:rPr>
          <w:rFonts w:ascii="Arial" w:hAnsi="Arial" w:cs="Arial"/>
          <w:color w:val="4A4A4A"/>
          <w:sz w:val="20"/>
          <w:szCs w:val="20"/>
          <w:lang w:val="en-US"/>
        </w:rPr>
        <w:t>:</w:t>
      </w:r>
      <w:proofErr w:type="gramEnd"/>
      <w:r w:rsidRPr="00CE19A0">
        <w:rPr>
          <w:rFonts w:ascii="Arial" w:hAnsi="Arial" w:cs="Arial"/>
          <w:color w:val="4A4A4A"/>
          <w:sz w:val="20"/>
          <w:szCs w:val="20"/>
          <w:lang w:val="en-US"/>
        </w:rPr>
        <w:br/>
      </w:r>
      <w:hyperlink r:id="rId37" w:tgtFrame="_blank" w:history="1">
        <w:r w:rsidRPr="00CE19A0">
          <w:rPr>
            <w:rStyle w:val="Hipervnculo"/>
            <w:rFonts w:ascii="Arial" w:eastAsiaTheme="majorEastAsia" w:hAnsi="Arial" w:cs="Arial"/>
            <w:color w:val="0791E6"/>
            <w:sz w:val="20"/>
            <w:szCs w:val="20"/>
            <w:u w:val="none"/>
            <w:lang w:val="en-US"/>
          </w:rPr>
          <w:t>https://www.youtube.com/channel/UCMn2</w:t>
        </w:r>
      </w:hyperlink>
      <w:r w:rsidRPr="00CE19A0">
        <w:rPr>
          <w:rFonts w:ascii="Arial" w:hAnsi="Arial" w:cs="Arial"/>
          <w:color w:val="4A4A4A"/>
          <w:sz w:val="20"/>
          <w:szCs w:val="20"/>
          <w:lang w:val="en-US"/>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TWITTER</w:t>
      </w:r>
      <w:r w:rsidRPr="00CE19A0">
        <w:rPr>
          <w:rFonts w:ascii="Arial" w:hAnsi="Arial" w:cs="Arial"/>
          <w:color w:val="4A4A4A"/>
          <w:sz w:val="20"/>
          <w:szCs w:val="20"/>
          <w:lang w:val="en-US"/>
        </w:rPr>
        <w:br/>
      </w:r>
      <w:hyperlink r:id="rId38" w:tgtFrame="_blank" w:history="1">
        <w:r w:rsidRPr="00CE19A0">
          <w:rPr>
            <w:rStyle w:val="Hipervnculo"/>
            <w:rFonts w:ascii="Arial" w:eastAsiaTheme="majorEastAsia" w:hAnsi="Arial" w:cs="Arial"/>
            <w:color w:val="0791E6"/>
            <w:sz w:val="20"/>
            <w:szCs w:val="20"/>
            <w:u w:val="none"/>
            <w:lang w:val="en-US"/>
          </w:rPr>
          <w:t>http://twitter.com/fazttech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INSTAGRAM</w:t>
      </w:r>
      <w:r w:rsidRPr="00CE19A0">
        <w:rPr>
          <w:rFonts w:ascii="Arial" w:hAnsi="Arial" w:cs="Arial"/>
          <w:color w:val="4A4A4A"/>
          <w:sz w:val="20"/>
          <w:szCs w:val="20"/>
          <w:lang w:val="en-US"/>
        </w:rPr>
        <w:br/>
      </w:r>
      <w:hyperlink r:id="rId39" w:tgtFrame="_blank" w:history="1">
        <w:r w:rsidRPr="00CE19A0">
          <w:rPr>
            <w:rStyle w:val="Hipervnculo"/>
            <w:rFonts w:ascii="Arial" w:eastAsiaTheme="majorEastAsia" w:hAnsi="Arial" w:cs="Arial"/>
            <w:color w:val="0791E6"/>
            <w:sz w:val="20"/>
            <w:szCs w:val="20"/>
            <w:u w:val="none"/>
            <w:lang w:val="en-US"/>
          </w:rPr>
          <w:t>https://www.instagram.com/fazttech/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FACEBOOK</w:t>
      </w:r>
      <w:r w:rsidRPr="00CE19A0">
        <w:rPr>
          <w:rFonts w:ascii="Arial" w:hAnsi="Arial" w:cs="Arial"/>
          <w:color w:val="4A4A4A"/>
          <w:sz w:val="20"/>
          <w:szCs w:val="20"/>
        </w:rPr>
        <w:br/>
      </w:r>
      <w:hyperlink r:id="rId40" w:tgtFrame="_blank" w:history="1">
        <w:r w:rsidRPr="00CE19A0">
          <w:rPr>
            <w:rStyle w:val="Hipervnculo"/>
            <w:rFonts w:ascii="Arial" w:eastAsiaTheme="majorEastAsia" w:hAnsi="Arial" w:cs="Arial"/>
            <w:color w:val="0791E6"/>
            <w:sz w:val="20"/>
            <w:szCs w:val="20"/>
            <w:u w:val="none"/>
          </w:rPr>
          <w:t>http://facebook.com/fazttech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COMUNIDAD EN DISCORD</w:t>
      </w:r>
      <w:r w:rsidRPr="00CE19A0">
        <w:rPr>
          <w:rFonts w:ascii="Arial" w:hAnsi="Arial" w:cs="Arial"/>
          <w:color w:val="4A4A4A"/>
          <w:sz w:val="20"/>
          <w:szCs w:val="20"/>
        </w:rPr>
        <w:br/>
      </w:r>
      <w:hyperlink r:id="rId41" w:tgtFrame="_blank" w:history="1">
        <w:r w:rsidRPr="00CE19A0">
          <w:rPr>
            <w:rStyle w:val="Hipervnculo"/>
            <w:rFonts w:ascii="Arial" w:eastAsiaTheme="majorEastAsia" w:hAnsi="Arial" w:cs="Arial"/>
            <w:color w:val="0791E6"/>
            <w:sz w:val="20"/>
            <w:szCs w:val="20"/>
            <w:u w:val="none"/>
          </w:rPr>
          <w:t>https://discord.gg/37PHuNw</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w:t>
      </w:r>
      <w:proofErr w:type="spellStart"/>
      <w:r w:rsidRPr="00CE19A0">
        <w:rPr>
          <w:rFonts w:ascii="Arial" w:hAnsi="Arial" w:cs="Arial"/>
          <w:color w:val="4A4A4A"/>
          <w:sz w:val="20"/>
          <w:szCs w:val="20"/>
        </w:rPr>
        <w:t>webpack</w:t>
      </w:r>
      <w:proofErr w:type="spellEnd"/>
      <w:r w:rsidRPr="00CE19A0">
        <w:rPr>
          <w:rFonts w:ascii="Arial" w:hAnsi="Arial" w:cs="Arial"/>
          <w:color w:val="4A4A4A"/>
          <w:sz w:val="20"/>
          <w:szCs w:val="20"/>
        </w:rPr>
        <w:t xml:space="preserv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w:t>
      </w:r>
      <w:proofErr w:type="spellStart"/>
      <w:r w:rsidRPr="00CE19A0">
        <w:rPr>
          <w:rFonts w:ascii="Arial" w:hAnsi="Arial" w:cs="Arial"/>
          <w:color w:val="4A4A4A"/>
          <w:sz w:val="20"/>
          <w:szCs w:val="20"/>
        </w:rPr>
        <w:t>frontend</w:t>
      </w:r>
      <w:proofErr w:type="spellEnd"/>
    </w:p>
    <w:p w:rsidR="006D4DBA" w:rsidRDefault="006D4DBA" w:rsidP="006D4DBA">
      <w:pPr>
        <w:pStyle w:val="NormalWeb"/>
        <w:shd w:val="clear" w:color="auto" w:fill="FFFFFF"/>
        <w:spacing w:before="240" w:beforeAutospacing="0" w:after="0" w:afterAutospacing="0"/>
        <w:rPr>
          <w:rFonts w:ascii="Arial" w:hAnsi="Arial" w:cs="Arial"/>
          <w:color w:val="273B47"/>
          <w:sz w:val="20"/>
          <w:szCs w:val="20"/>
        </w:rPr>
      </w:pPr>
    </w:p>
    <w:p w:rsidR="00C4108A" w:rsidRDefault="00C4108A" w:rsidP="006D4DBA">
      <w:pPr>
        <w:pStyle w:val="NormalWeb"/>
        <w:shd w:val="clear" w:color="auto" w:fill="FFFFFF"/>
        <w:spacing w:before="240" w:beforeAutospacing="0" w:after="0" w:afterAutospacing="0"/>
        <w:rPr>
          <w:rFonts w:ascii="Arial" w:hAnsi="Arial" w:cs="Arial"/>
          <w:color w:val="273B47"/>
          <w:sz w:val="20"/>
          <w:szCs w:val="20"/>
        </w:rPr>
      </w:pPr>
    </w:p>
    <w:p w:rsidR="005050C2" w:rsidRDefault="005050C2" w:rsidP="006D4DBA">
      <w:pPr>
        <w:pStyle w:val="NormalWeb"/>
        <w:shd w:val="clear" w:color="auto" w:fill="FFFFFF"/>
        <w:spacing w:before="240" w:beforeAutospacing="0" w:after="0" w:afterAutospacing="0"/>
        <w:rPr>
          <w:rFonts w:ascii="Arial" w:hAnsi="Arial" w:cs="Arial"/>
          <w:color w:val="273B47"/>
          <w:sz w:val="20"/>
          <w:szCs w:val="20"/>
        </w:rPr>
      </w:pPr>
    </w:p>
    <w:p w:rsidR="005050C2" w:rsidRDefault="005050C2" w:rsidP="006D4DBA">
      <w:pPr>
        <w:pStyle w:val="NormalWeb"/>
        <w:shd w:val="clear" w:color="auto" w:fill="FFFFFF"/>
        <w:spacing w:before="240" w:beforeAutospacing="0" w:after="0" w:afterAutospacing="0"/>
        <w:rPr>
          <w:rFonts w:ascii="Arial" w:hAnsi="Arial" w:cs="Arial"/>
          <w:color w:val="273B47"/>
          <w:sz w:val="20"/>
          <w:szCs w:val="20"/>
        </w:rPr>
      </w:pPr>
    </w:p>
    <w:p w:rsidR="00C4108A" w:rsidRPr="005050C2" w:rsidRDefault="00C4108A" w:rsidP="00C4108A">
      <w:pPr>
        <w:pStyle w:val="Ttulo1"/>
        <w:rPr>
          <w:rFonts w:ascii="Arial" w:eastAsia="Times New Roman" w:hAnsi="Arial" w:cs="Arial"/>
          <w:sz w:val="24"/>
          <w:szCs w:val="24"/>
          <w:lang w:val="es-MX"/>
        </w:rPr>
      </w:pPr>
      <w:r w:rsidRPr="005050C2">
        <w:rPr>
          <w:rFonts w:ascii="Arial" w:eastAsia="Times New Roman" w:hAnsi="Arial" w:cs="Arial"/>
          <w:sz w:val="24"/>
          <w:szCs w:val="24"/>
          <w:lang w:val="es-MX"/>
        </w:rPr>
        <w:lastRenderedPageBreak/>
        <w:t>Hot Module Replacement</w:t>
      </w:r>
    </w:p>
    <w:p w:rsidR="005050C2" w:rsidRPr="005050C2" w:rsidRDefault="005050C2" w:rsidP="005050C2">
      <w:pPr>
        <w:pStyle w:val="Ttulo2"/>
        <w:shd w:val="clear" w:color="auto" w:fill="FFFFFF"/>
        <w:spacing w:before="0"/>
        <w:rPr>
          <w:rFonts w:ascii="Arial" w:hAnsi="Arial" w:cs="Arial"/>
          <w:color w:val="4A4A4A"/>
          <w:sz w:val="20"/>
          <w:szCs w:val="20"/>
        </w:rPr>
      </w:pPr>
      <w:r w:rsidRPr="005050C2">
        <w:rPr>
          <w:rFonts w:ascii="Arial" w:hAnsi="Arial" w:cs="Arial"/>
          <w:color w:val="4A4A4A"/>
          <w:sz w:val="20"/>
          <w:szCs w:val="20"/>
        </w:rPr>
        <w:t>Configuración del devServer en webpack.config</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Para configurar el </w:t>
      </w:r>
      <w:proofErr w:type="spellStart"/>
      <w:r w:rsidRPr="005050C2">
        <w:rPr>
          <w:rStyle w:val="CdigoHTML"/>
          <w:rFonts w:eastAsiaTheme="majorEastAsia"/>
          <w:color w:val="4A4A4A"/>
          <w:sz w:val="20"/>
        </w:rPr>
        <w:t>webpack</w:t>
      </w:r>
      <w:proofErr w:type="spellEnd"/>
      <w:r w:rsidRPr="005050C2">
        <w:rPr>
          <w:rStyle w:val="CdigoHTML"/>
          <w:rFonts w:eastAsiaTheme="majorEastAsia"/>
          <w:color w:val="4A4A4A"/>
          <w:sz w:val="20"/>
        </w:rPr>
        <w:t>-</w:t>
      </w:r>
      <w:proofErr w:type="spellStart"/>
      <w:r w:rsidRPr="005050C2">
        <w:rPr>
          <w:rStyle w:val="CdigoHTML"/>
          <w:rFonts w:eastAsiaTheme="majorEastAsia"/>
          <w:color w:val="4A4A4A"/>
          <w:sz w:val="20"/>
        </w:rPr>
        <w:t>dev</w:t>
      </w:r>
      <w:proofErr w:type="spellEnd"/>
      <w:r w:rsidRPr="005050C2">
        <w:rPr>
          <w:rStyle w:val="CdigoHTML"/>
          <w:rFonts w:eastAsiaTheme="majorEastAsia"/>
          <w:color w:val="4A4A4A"/>
          <w:sz w:val="20"/>
        </w:rPr>
        <w:t>-server</w:t>
      </w:r>
      <w:r w:rsidRPr="005050C2">
        <w:rPr>
          <w:rFonts w:ascii="Arial" w:hAnsi="Arial" w:cs="Arial"/>
          <w:color w:val="4A4A4A"/>
          <w:sz w:val="20"/>
          <w:szCs w:val="20"/>
        </w:rPr>
        <w:t> puedes agregar un objeto llamado </w:t>
      </w:r>
      <w:proofErr w:type="spellStart"/>
      <w:r w:rsidRPr="005050C2">
        <w:rPr>
          <w:rFonts w:ascii="Arial" w:hAnsi="Arial" w:cs="Arial"/>
          <w:color w:val="4A4A4A"/>
          <w:sz w:val="20"/>
          <w:szCs w:val="20"/>
        </w:rPr>
        <w:fldChar w:fldCharType="begin"/>
      </w:r>
      <w:r w:rsidRPr="005050C2">
        <w:rPr>
          <w:rFonts w:ascii="Arial" w:hAnsi="Arial" w:cs="Arial"/>
          <w:color w:val="4A4A4A"/>
          <w:sz w:val="20"/>
          <w:szCs w:val="20"/>
        </w:rPr>
        <w:instrText xml:space="preserve"> HYPERLINK "https://webpack.js.org/configuration/dev-server/" \t "_blank" </w:instrText>
      </w:r>
      <w:r w:rsidRPr="005050C2">
        <w:rPr>
          <w:rFonts w:ascii="Arial" w:hAnsi="Arial" w:cs="Arial"/>
          <w:color w:val="4A4A4A"/>
          <w:sz w:val="20"/>
          <w:szCs w:val="20"/>
        </w:rPr>
        <w:fldChar w:fldCharType="separate"/>
      </w:r>
      <w:r w:rsidRPr="005050C2">
        <w:rPr>
          <w:rStyle w:val="Hipervnculo"/>
          <w:rFonts w:ascii="Arial" w:hAnsi="Arial" w:cs="Arial"/>
          <w:color w:val="0791E6"/>
          <w:sz w:val="20"/>
          <w:szCs w:val="20"/>
        </w:rPr>
        <w:t>devServer</w:t>
      </w:r>
      <w:proofErr w:type="spellEnd"/>
      <w:r w:rsidRPr="005050C2">
        <w:rPr>
          <w:rFonts w:ascii="Arial" w:hAnsi="Arial" w:cs="Arial"/>
          <w:color w:val="4A4A4A"/>
          <w:sz w:val="20"/>
          <w:szCs w:val="20"/>
        </w:rPr>
        <w:fldChar w:fldCharType="end"/>
      </w:r>
      <w:r w:rsidRPr="005050C2">
        <w:rPr>
          <w:rFonts w:ascii="Arial" w:hAnsi="Arial" w:cs="Arial"/>
          <w:color w:val="4A4A4A"/>
          <w:sz w:val="20"/>
          <w:szCs w:val="20"/>
        </w:rPr>
        <w:t xml:space="preserve"> dentro de tu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w:t>
      </w:r>
    </w:p>
    <w:p w:rsidR="005050C2" w:rsidRPr="005050C2" w:rsidRDefault="005050C2" w:rsidP="005050C2">
      <w:pPr>
        <w:pStyle w:val="HTMLconformatoprevio"/>
        <w:shd w:val="clear" w:color="auto" w:fill="333333"/>
        <w:rPr>
          <w:rStyle w:val="CdigoHTML"/>
          <w:color w:val="FFFFFF"/>
          <w:sz w:val="20"/>
          <w:lang w:val="en-US"/>
        </w:rPr>
      </w:pPr>
      <w:proofErr w:type="spellStart"/>
      <w:r w:rsidRPr="005050C2">
        <w:rPr>
          <w:rStyle w:val="hljs-builtin"/>
          <w:color w:val="A6E22E"/>
          <w:sz w:val="20"/>
          <w:lang w:val="en-US"/>
        </w:rPr>
        <w:t>module</w:t>
      </w:r>
      <w:r w:rsidRPr="005050C2">
        <w:rPr>
          <w:rStyle w:val="CdigoHTML"/>
          <w:color w:val="FFFFFF"/>
          <w:sz w:val="20"/>
          <w:lang w:val="en-US"/>
        </w:rPr>
        <w:t>.exports</w:t>
      </w:r>
      <w:proofErr w:type="spellEnd"/>
      <w:r w:rsidRPr="005050C2">
        <w:rPr>
          <w:rStyle w:val="CdigoHTML"/>
          <w:color w:val="FFFFFF"/>
          <w:sz w:val="20"/>
          <w:lang w:val="en-US"/>
        </w:rPr>
        <w:t xml:space="preserve"> =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spellStart"/>
      <w:proofErr w:type="gramStart"/>
      <w:r w:rsidRPr="005050C2">
        <w:rPr>
          <w:rStyle w:val="CdigoHTML"/>
          <w:color w:val="FFFFFF"/>
          <w:sz w:val="20"/>
          <w:lang w:val="en-US"/>
        </w:rPr>
        <w:t>devServer</w:t>
      </w:r>
      <w:proofErr w:type="spellEnd"/>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 xml:space="preserve">// </w:t>
      </w:r>
      <w:proofErr w:type="spellStart"/>
      <w:r w:rsidRPr="005050C2">
        <w:rPr>
          <w:rStyle w:val="hljs-comment"/>
          <w:color w:val="75715E"/>
          <w:sz w:val="20"/>
          <w:lang w:val="en-US"/>
        </w:rPr>
        <w:t>webpack</w:t>
      </w:r>
      <w:proofErr w:type="spellEnd"/>
      <w:r w:rsidRPr="005050C2">
        <w:rPr>
          <w:rStyle w:val="hljs-comment"/>
          <w:color w:val="75715E"/>
          <w:sz w:val="20"/>
          <w:lang w:val="en-US"/>
        </w:rPr>
        <w:t>-</w:t>
      </w:r>
      <w:proofErr w:type="spellStart"/>
      <w:r w:rsidRPr="005050C2">
        <w:rPr>
          <w:rStyle w:val="hljs-comment"/>
          <w:color w:val="75715E"/>
          <w:sz w:val="20"/>
          <w:lang w:val="en-US"/>
        </w:rPr>
        <w:t>dev</w:t>
      </w:r>
      <w:proofErr w:type="spellEnd"/>
      <w:r w:rsidRPr="005050C2">
        <w:rPr>
          <w:rStyle w:val="hljs-comment"/>
          <w:color w:val="75715E"/>
          <w:sz w:val="20"/>
          <w:lang w:val="en-US"/>
        </w:rPr>
        <w:t>-server configuration</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lang w:val="en-US"/>
        </w:rPr>
        <w:t xml:space="preserve">  </w:t>
      </w:r>
      <w:r w:rsidRPr="005050C2">
        <w:rPr>
          <w:rStyle w:val="CdigoHTML"/>
          <w:color w:val="FFFFFF"/>
          <w:sz w:val="20"/>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rPr>
        <w:t>};</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En el </w:t>
      </w:r>
      <w:proofErr w:type="spellStart"/>
      <w:r w:rsidRPr="005050C2">
        <w:rPr>
          <w:rFonts w:ascii="Arial" w:hAnsi="Arial" w:cs="Arial"/>
          <w:color w:val="4A4A4A"/>
          <w:sz w:val="20"/>
          <w:szCs w:val="20"/>
        </w:rPr>
        <w:t>devServer</w:t>
      </w:r>
      <w:proofErr w:type="spellEnd"/>
      <w:r w:rsidRPr="005050C2">
        <w:rPr>
          <w:rFonts w:ascii="Arial" w:hAnsi="Arial" w:cs="Arial"/>
          <w:color w:val="4A4A4A"/>
          <w:sz w:val="20"/>
          <w:szCs w:val="20"/>
        </w:rPr>
        <w:t xml:space="preserve"> podemos configurar cosas como:</w:t>
      </w:r>
    </w:p>
    <w:p w:rsidR="005050C2" w:rsidRPr="005050C2" w:rsidRDefault="005050C2" w:rsidP="00097571">
      <w:pPr>
        <w:numPr>
          <w:ilvl w:val="0"/>
          <w:numId w:val="8"/>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hot</w:t>
      </w:r>
      <w:proofErr w:type="spellEnd"/>
      <w:r w:rsidRPr="005050C2">
        <w:rPr>
          <w:rFonts w:ascii="Arial" w:hAnsi="Arial" w:cs="Arial"/>
          <w:color w:val="4A4A4A"/>
          <w:sz w:val="20"/>
          <w:szCs w:val="20"/>
        </w:rPr>
        <w:t xml:space="preserve">: Activa el </w:t>
      </w:r>
      <w:proofErr w:type="spellStart"/>
      <w:r w:rsidRPr="005050C2">
        <w:rPr>
          <w:rFonts w:ascii="Arial" w:hAnsi="Arial" w:cs="Arial"/>
          <w:color w:val="4A4A4A"/>
          <w:sz w:val="20"/>
          <w:szCs w:val="20"/>
        </w:rPr>
        <w:t>HotModuleReplacementPlugin</w:t>
      </w:r>
      <w:proofErr w:type="spellEnd"/>
      <w:r w:rsidRPr="005050C2">
        <w:rPr>
          <w:rFonts w:ascii="Arial" w:hAnsi="Arial" w:cs="Arial"/>
          <w:color w:val="4A4A4A"/>
          <w:sz w:val="20"/>
          <w:szCs w:val="20"/>
        </w:rPr>
        <w:t xml:space="preserve"> que muestra los cambios sin actualizar la página</w:t>
      </w:r>
    </w:p>
    <w:p w:rsidR="005050C2" w:rsidRPr="005050C2" w:rsidRDefault="005050C2" w:rsidP="00097571">
      <w:pPr>
        <w:numPr>
          <w:ilvl w:val="0"/>
          <w:numId w:val="8"/>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port</w:t>
      </w:r>
      <w:proofErr w:type="spellEnd"/>
      <w:r w:rsidRPr="005050C2">
        <w:rPr>
          <w:rFonts w:ascii="Arial" w:hAnsi="Arial" w:cs="Arial"/>
          <w:color w:val="4A4A4A"/>
          <w:sz w:val="20"/>
          <w:szCs w:val="20"/>
        </w:rPr>
        <w:t xml:space="preserve">: Al crear un servidor de prueba con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w:t>
      </w:r>
      <w:proofErr w:type="spellStart"/>
      <w:r w:rsidRPr="005050C2">
        <w:rPr>
          <w:rFonts w:ascii="Arial" w:hAnsi="Arial" w:cs="Arial"/>
          <w:color w:val="4A4A4A"/>
          <w:sz w:val="20"/>
          <w:szCs w:val="20"/>
        </w:rPr>
        <w:t>dev</w:t>
      </w:r>
      <w:proofErr w:type="spellEnd"/>
      <w:r w:rsidRPr="005050C2">
        <w:rPr>
          <w:rFonts w:ascii="Arial" w:hAnsi="Arial" w:cs="Arial"/>
          <w:color w:val="4A4A4A"/>
          <w:sz w:val="20"/>
          <w:szCs w:val="20"/>
        </w:rPr>
        <w:t>-server éste tomará por defecto el puerto 8080, acá podrás cambiar el puerto.</w:t>
      </w:r>
    </w:p>
    <w:p w:rsidR="005050C2" w:rsidRPr="005050C2" w:rsidRDefault="005050C2" w:rsidP="00097571">
      <w:pPr>
        <w:numPr>
          <w:ilvl w:val="0"/>
          <w:numId w:val="8"/>
        </w:numPr>
        <w:shd w:val="clear" w:color="auto" w:fill="FFFFFF"/>
        <w:spacing w:before="0" w:after="0" w:line="240" w:lineRule="auto"/>
        <w:ind w:left="0"/>
        <w:rPr>
          <w:rFonts w:ascii="Arial" w:hAnsi="Arial" w:cs="Arial"/>
          <w:color w:val="4A4A4A"/>
          <w:sz w:val="20"/>
          <w:szCs w:val="20"/>
        </w:rPr>
      </w:pPr>
      <w:r w:rsidRPr="005050C2">
        <w:rPr>
          <w:rStyle w:val="CdigoHTML"/>
          <w:color w:val="4A4A4A"/>
          <w:sz w:val="20"/>
        </w:rPr>
        <w:t>open</w:t>
      </w:r>
      <w:r w:rsidRPr="005050C2">
        <w:rPr>
          <w:rFonts w:ascii="Arial" w:hAnsi="Arial" w:cs="Arial"/>
          <w:color w:val="4A4A4A"/>
          <w:sz w:val="20"/>
          <w:szCs w:val="20"/>
        </w:rPr>
        <w:t>: Abrirá el navegador al iniciar el servidor</w:t>
      </w:r>
    </w:p>
    <w:p w:rsidR="005050C2" w:rsidRPr="005050C2" w:rsidRDefault="005050C2" w:rsidP="00097571">
      <w:pPr>
        <w:numPr>
          <w:ilvl w:val="0"/>
          <w:numId w:val="8"/>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allowedHosts</w:t>
      </w:r>
      <w:proofErr w:type="spellEnd"/>
      <w:r w:rsidRPr="005050C2">
        <w:rPr>
          <w:rFonts w:ascii="Arial" w:hAnsi="Arial" w:cs="Arial"/>
          <w:color w:val="4A4A4A"/>
          <w:sz w:val="20"/>
          <w:szCs w:val="20"/>
        </w:rPr>
        <w:t>: Dominios que permitirá el servidor utilizar</w:t>
      </w:r>
    </w:p>
    <w:p w:rsidR="005050C2" w:rsidRPr="005050C2" w:rsidRDefault="005050C2" w:rsidP="00097571">
      <w:pPr>
        <w:numPr>
          <w:ilvl w:val="0"/>
          <w:numId w:val="8"/>
        </w:numPr>
        <w:shd w:val="clear" w:color="auto" w:fill="FFFFFF"/>
        <w:spacing w:before="0" w:after="0" w:line="240" w:lineRule="auto"/>
        <w:ind w:left="0"/>
        <w:rPr>
          <w:rFonts w:ascii="Arial" w:hAnsi="Arial" w:cs="Arial"/>
          <w:color w:val="4A4A4A"/>
          <w:sz w:val="20"/>
          <w:szCs w:val="20"/>
        </w:rPr>
      </w:pPr>
      <w:hyperlink r:id="rId42" w:tgtFrame="_blank" w:history="1">
        <w:r w:rsidRPr="005050C2">
          <w:rPr>
            <w:rStyle w:val="Hipervnculo"/>
            <w:rFonts w:ascii="Arial" w:hAnsi="Arial" w:cs="Arial"/>
            <w:color w:val="0791E6"/>
            <w:sz w:val="20"/>
            <w:szCs w:val="20"/>
          </w:rPr>
          <w:t>Etc…</w:t>
        </w:r>
      </w:hyperlink>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Configuraciones del </w:t>
      </w:r>
      <w:proofErr w:type="spellStart"/>
      <w:r w:rsidRPr="005050C2">
        <w:rPr>
          <w:rFonts w:ascii="Arial" w:hAnsi="Arial" w:cs="Arial"/>
          <w:color w:val="4A4A4A"/>
          <w:sz w:val="20"/>
          <w:szCs w:val="20"/>
        </w:rPr>
        <w:t>devServer</w:t>
      </w:r>
      <w:proofErr w:type="spellEnd"/>
    </w:p>
    <w:p w:rsidR="005050C2" w:rsidRPr="005050C2" w:rsidRDefault="005050C2" w:rsidP="005050C2">
      <w:pPr>
        <w:pStyle w:val="Ttulo2"/>
        <w:shd w:val="clear" w:color="auto" w:fill="FFFFFF"/>
        <w:spacing w:before="0"/>
        <w:rPr>
          <w:rFonts w:ascii="Arial" w:hAnsi="Arial" w:cs="Arial"/>
          <w:color w:val="4A4A4A"/>
          <w:sz w:val="20"/>
          <w:szCs w:val="20"/>
        </w:rPr>
      </w:pPr>
      <w:r w:rsidRPr="005050C2">
        <w:rPr>
          <w:rFonts w:ascii="Arial" w:hAnsi="Arial" w:cs="Arial"/>
          <w:color w:val="4A4A4A"/>
          <w:sz w:val="20"/>
          <w:szCs w:val="20"/>
        </w:rPr>
        <w:t>HotModuleReplacementPlugin</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Hot Module </w:t>
      </w:r>
      <w:proofErr w:type="spellStart"/>
      <w:r w:rsidRPr="005050C2">
        <w:rPr>
          <w:rFonts w:ascii="Arial" w:hAnsi="Arial" w:cs="Arial"/>
          <w:color w:val="4A4A4A"/>
          <w:sz w:val="20"/>
          <w:szCs w:val="20"/>
        </w:rPr>
        <w:t>Replacement</w:t>
      </w:r>
      <w:proofErr w:type="spellEnd"/>
      <w:r w:rsidRPr="005050C2">
        <w:rPr>
          <w:rFonts w:ascii="Arial" w:hAnsi="Arial" w:cs="Arial"/>
          <w:color w:val="4A4A4A"/>
          <w:sz w:val="20"/>
          <w:szCs w:val="20"/>
        </w:rPr>
        <w:t xml:space="preserve"> (HMR) es un </w:t>
      </w:r>
      <w:proofErr w:type="spellStart"/>
      <w:r w:rsidRPr="005050C2">
        <w:rPr>
          <w:rFonts w:ascii="Arial" w:hAnsi="Arial" w:cs="Arial"/>
          <w:color w:val="4A4A4A"/>
          <w:sz w:val="20"/>
          <w:szCs w:val="20"/>
        </w:rPr>
        <w:t>plugin</w:t>
      </w:r>
      <w:proofErr w:type="spellEnd"/>
      <w:r w:rsidRPr="005050C2">
        <w:rPr>
          <w:rFonts w:ascii="Arial" w:hAnsi="Arial" w:cs="Arial"/>
          <w:color w:val="4A4A4A"/>
          <w:sz w:val="20"/>
          <w:szCs w:val="20"/>
        </w:rPr>
        <w:t xml:space="preserve"> de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 xml:space="preserve"> que permite intercambiar, agregar o eliminar </w:t>
      </w:r>
      <w:hyperlink r:id="rId43" w:tgtFrame="_blank" w:history="1">
        <w:r w:rsidRPr="005050C2">
          <w:rPr>
            <w:rStyle w:val="Hipervnculo"/>
            <w:rFonts w:ascii="Arial" w:hAnsi="Arial" w:cs="Arial"/>
            <w:color w:val="0791E6"/>
            <w:sz w:val="20"/>
            <w:szCs w:val="20"/>
          </w:rPr>
          <w:t>módulos</w:t>
        </w:r>
      </w:hyperlink>
      <w:r w:rsidRPr="005050C2">
        <w:rPr>
          <w:rFonts w:ascii="Arial" w:hAnsi="Arial" w:cs="Arial"/>
          <w:color w:val="4A4A4A"/>
          <w:sz w:val="20"/>
          <w:szCs w:val="20"/>
        </w:rPr>
        <w:t> en tiempo de ejecución, sin una recarga completa de la página.</w:t>
      </w:r>
      <w:r w:rsidRPr="005050C2">
        <w:rPr>
          <w:rFonts w:ascii="Arial" w:hAnsi="Arial" w:cs="Arial"/>
          <w:color w:val="4A4A4A"/>
          <w:sz w:val="20"/>
          <w:szCs w:val="20"/>
        </w:rPr>
        <w:br/>
        <w:t>.</w:t>
      </w:r>
      <w:r w:rsidRPr="005050C2">
        <w:rPr>
          <w:rFonts w:ascii="Arial" w:hAnsi="Arial" w:cs="Arial"/>
          <w:color w:val="4A4A4A"/>
          <w:sz w:val="20"/>
          <w:szCs w:val="20"/>
        </w:rPr>
        <w:br/>
        <w:t xml:space="preserve">Para activarlo lo tienes que importar desde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 xml:space="preserve">, agregarlo como </w:t>
      </w:r>
      <w:proofErr w:type="spellStart"/>
      <w:r w:rsidRPr="005050C2">
        <w:rPr>
          <w:rFonts w:ascii="Arial" w:hAnsi="Arial" w:cs="Arial"/>
          <w:color w:val="4A4A4A"/>
          <w:sz w:val="20"/>
          <w:szCs w:val="20"/>
        </w:rPr>
        <w:t>plugin</w:t>
      </w:r>
      <w:proofErr w:type="spellEnd"/>
      <w:r w:rsidRPr="005050C2">
        <w:rPr>
          <w:rFonts w:ascii="Arial" w:hAnsi="Arial" w:cs="Arial"/>
          <w:color w:val="4A4A4A"/>
          <w:sz w:val="20"/>
          <w:szCs w:val="20"/>
        </w:rPr>
        <w:t xml:space="preserve"> y en el </w:t>
      </w:r>
      <w:proofErr w:type="spellStart"/>
      <w:r w:rsidRPr="005050C2">
        <w:rPr>
          <w:rFonts w:ascii="Arial" w:hAnsi="Arial" w:cs="Arial"/>
          <w:color w:val="4A4A4A"/>
          <w:sz w:val="20"/>
          <w:szCs w:val="20"/>
        </w:rPr>
        <w:t>devServer</w:t>
      </w:r>
      <w:proofErr w:type="spellEnd"/>
      <w:r w:rsidRPr="005050C2">
        <w:rPr>
          <w:rFonts w:ascii="Arial" w:hAnsi="Arial" w:cs="Arial"/>
          <w:color w:val="4A4A4A"/>
          <w:sz w:val="20"/>
          <w:szCs w:val="20"/>
        </w:rPr>
        <w:t xml:space="preserve"> agregar la propiedad </w:t>
      </w:r>
      <w:proofErr w:type="spellStart"/>
      <w:r w:rsidRPr="005050C2">
        <w:rPr>
          <w:rFonts w:ascii="Arial" w:hAnsi="Arial" w:cs="Arial"/>
          <w:color w:val="4A4A4A"/>
          <w:sz w:val="20"/>
          <w:szCs w:val="20"/>
        </w:rPr>
        <w:t>hot</w:t>
      </w:r>
      <w:proofErr w:type="spellEnd"/>
    </w:p>
    <w:p w:rsidR="005050C2" w:rsidRPr="005050C2" w:rsidRDefault="005050C2" w:rsidP="005050C2">
      <w:pPr>
        <w:pStyle w:val="HTMLconformatoprevio"/>
        <w:shd w:val="clear" w:color="auto" w:fill="333333"/>
        <w:rPr>
          <w:rStyle w:val="CdigoHTML"/>
          <w:color w:val="FFFFFF"/>
          <w:sz w:val="20"/>
          <w:lang w:val="en-US"/>
        </w:rPr>
      </w:pPr>
      <w:proofErr w:type="spellStart"/>
      <w:proofErr w:type="gramStart"/>
      <w:r w:rsidRPr="005050C2">
        <w:rPr>
          <w:rStyle w:val="hljs-keyword"/>
          <w:b/>
          <w:bCs/>
          <w:color w:val="F92672"/>
          <w:sz w:val="20"/>
          <w:lang w:val="en-US"/>
        </w:rPr>
        <w:t>const</w:t>
      </w:r>
      <w:proofErr w:type="spellEnd"/>
      <w:proofErr w:type="gramEnd"/>
      <w:r w:rsidRPr="005050C2">
        <w:rPr>
          <w:rStyle w:val="CdigoHTML"/>
          <w:color w:val="FFFFFF"/>
          <w:sz w:val="20"/>
          <w:lang w:val="en-US"/>
        </w:rPr>
        <w:t xml:space="preserve"> </w:t>
      </w:r>
      <w:proofErr w:type="spellStart"/>
      <w:r w:rsidRPr="005050C2">
        <w:rPr>
          <w:rStyle w:val="CdigoHTML"/>
          <w:color w:val="FFFFFF"/>
          <w:sz w:val="20"/>
          <w:lang w:val="en-US"/>
        </w:rPr>
        <w:t>webpack</w:t>
      </w:r>
      <w:proofErr w:type="spellEnd"/>
      <w:r w:rsidRPr="005050C2">
        <w:rPr>
          <w:rStyle w:val="CdigoHTML"/>
          <w:color w:val="FFFFFF"/>
          <w:sz w:val="20"/>
          <w:lang w:val="en-US"/>
        </w:rPr>
        <w:t xml:space="preserve"> = </w:t>
      </w:r>
      <w:r w:rsidRPr="005050C2">
        <w:rPr>
          <w:rStyle w:val="hljs-builtin"/>
          <w:color w:val="A6E22E"/>
          <w:sz w:val="20"/>
          <w:lang w:val="en-US"/>
        </w:rPr>
        <w:t>require</w:t>
      </w:r>
      <w:r w:rsidRPr="005050C2">
        <w:rPr>
          <w:rStyle w:val="CdigoHTML"/>
          <w:color w:val="FFFFFF"/>
          <w:sz w:val="20"/>
          <w:lang w:val="en-US"/>
        </w:rPr>
        <w:t>(</w:t>
      </w:r>
      <w:r w:rsidRPr="005050C2">
        <w:rPr>
          <w:rStyle w:val="hljs-string"/>
          <w:color w:val="A6E22E"/>
          <w:sz w:val="20"/>
          <w:lang w:val="en-US"/>
        </w:rPr>
        <w:t>'</w:t>
      </w:r>
      <w:proofErr w:type="spellStart"/>
      <w:r w:rsidRPr="005050C2">
        <w:rPr>
          <w:rStyle w:val="hljs-string"/>
          <w:color w:val="A6E22E"/>
          <w:sz w:val="20"/>
          <w:lang w:val="en-US"/>
        </w:rPr>
        <w:t>webpack</w:t>
      </w:r>
      <w:proofErr w:type="spellEnd"/>
      <w:r w:rsidRPr="005050C2">
        <w:rPr>
          <w:rStyle w:val="hljs-string"/>
          <w:color w:val="A6E22E"/>
          <w:sz w:val="20"/>
          <w:lang w:val="en-US"/>
        </w:rPr>
        <w:t>'</w:t>
      </w:r>
      <w:r w:rsidRPr="005050C2">
        <w:rPr>
          <w:rStyle w:val="CdigoHTML"/>
          <w:color w:val="FFFFFF"/>
          <w:sz w:val="20"/>
          <w:lang w:val="en-US"/>
        </w:rPr>
        <w:t>);</w:t>
      </w:r>
    </w:p>
    <w:p w:rsidR="005050C2" w:rsidRPr="005050C2" w:rsidRDefault="005050C2" w:rsidP="005050C2">
      <w:pPr>
        <w:pStyle w:val="HTMLconformatoprevio"/>
        <w:shd w:val="clear" w:color="auto" w:fill="333333"/>
        <w:rPr>
          <w:rStyle w:val="CdigoHTML"/>
          <w:color w:val="FFFFFF"/>
          <w:sz w:val="20"/>
          <w:lang w:val="en-US"/>
        </w:rPr>
      </w:pPr>
      <w:proofErr w:type="spellStart"/>
      <w:r w:rsidRPr="005050C2">
        <w:rPr>
          <w:rStyle w:val="hljs-builtin"/>
          <w:color w:val="A6E22E"/>
          <w:sz w:val="20"/>
          <w:lang w:val="en-US"/>
        </w:rPr>
        <w:t>module</w:t>
      </w:r>
      <w:r w:rsidRPr="005050C2">
        <w:rPr>
          <w:rStyle w:val="CdigoHTML"/>
          <w:color w:val="FFFFFF"/>
          <w:sz w:val="20"/>
          <w:lang w:val="en-US"/>
        </w:rPr>
        <w:t>.exports</w:t>
      </w:r>
      <w:proofErr w:type="spellEnd"/>
      <w:r w:rsidRPr="005050C2">
        <w:rPr>
          <w:rStyle w:val="CdigoHTML"/>
          <w:color w:val="FFFFFF"/>
          <w:sz w:val="20"/>
          <w:lang w:val="en-US"/>
        </w:rPr>
        <w:t xml:space="preserve"> =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spellStart"/>
      <w:proofErr w:type="gramStart"/>
      <w:r w:rsidRPr="005050C2">
        <w:rPr>
          <w:rStyle w:val="CdigoHTML"/>
          <w:color w:val="FFFFFF"/>
          <w:sz w:val="20"/>
          <w:lang w:val="en-US"/>
        </w:rPr>
        <w:t>devServer</w:t>
      </w:r>
      <w:proofErr w:type="spellEnd"/>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CdigoHTML"/>
          <w:color w:val="FFFFFF"/>
          <w:sz w:val="20"/>
          <w:lang w:val="en-US"/>
        </w:rPr>
        <w:t>hot</w:t>
      </w:r>
      <w:proofErr w:type="gramEnd"/>
      <w:r w:rsidRPr="005050C2">
        <w:rPr>
          <w:rStyle w:val="CdigoHTML"/>
          <w:color w:val="FFFFFF"/>
          <w:sz w:val="20"/>
          <w:lang w:val="en-US"/>
        </w:rPr>
        <w:t xml:space="preserve">: </w:t>
      </w:r>
      <w:r w:rsidRPr="005050C2">
        <w:rPr>
          <w:rStyle w:val="hljs-literal"/>
          <w:b/>
          <w:bCs/>
          <w:color w:val="F92672"/>
          <w:sz w:val="20"/>
          <w:lang w:val="en-US"/>
        </w:rPr>
        <w:t>true</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CdigoHTML"/>
          <w:color w:val="FFFFFF"/>
          <w:sz w:val="20"/>
          <w:lang w:val="en-US"/>
        </w:rPr>
        <w:t>plugins</w:t>
      </w:r>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hljs-keyword"/>
          <w:b/>
          <w:bCs/>
          <w:color w:val="F92672"/>
          <w:sz w:val="20"/>
          <w:lang w:val="en-US"/>
        </w:rPr>
        <w:t>new</w:t>
      </w:r>
      <w:proofErr w:type="gramEnd"/>
      <w:r w:rsidRPr="005050C2">
        <w:rPr>
          <w:rStyle w:val="CdigoHTML"/>
          <w:color w:val="FFFFFF"/>
          <w:sz w:val="20"/>
          <w:lang w:val="en-US"/>
        </w:rPr>
        <w:t xml:space="preserve"> </w:t>
      </w:r>
      <w:proofErr w:type="spellStart"/>
      <w:r w:rsidRPr="005050C2">
        <w:rPr>
          <w:rStyle w:val="CdigoHTML"/>
          <w:color w:val="FFFFFF"/>
          <w:sz w:val="20"/>
          <w:lang w:val="en-US"/>
        </w:rPr>
        <w:t>webpack.HotModuleReplacementPlugin</w:t>
      </w:r>
      <w:proofErr w:type="spellEnd"/>
      <w:r w:rsidRPr="005050C2">
        <w:rPr>
          <w:rStyle w:val="CdigoHTML"/>
          <w:color w:val="FFFFFF"/>
          <w:sz w:val="20"/>
          <w:lang w:val="en-US"/>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lang w:val="en-US"/>
        </w:rPr>
        <w:t xml:space="preserve">  </w:t>
      </w:r>
      <w:r w:rsidRPr="005050C2">
        <w:rPr>
          <w:rStyle w:val="CdigoHTML"/>
          <w:color w:val="FFFFFF"/>
          <w:sz w:val="20"/>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rPr>
        <w:t>};</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HMR puede acelerar significativamente el desarrollo de las siguientes formas:</w:t>
      </w:r>
    </w:p>
    <w:p w:rsidR="005050C2" w:rsidRPr="005050C2" w:rsidRDefault="005050C2" w:rsidP="00097571">
      <w:pPr>
        <w:numPr>
          <w:ilvl w:val="0"/>
          <w:numId w:val="9"/>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Conservando el estado de la aplicación que se pierde durante una recarga.</w:t>
      </w:r>
    </w:p>
    <w:p w:rsidR="005050C2" w:rsidRPr="005050C2" w:rsidRDefault="005050C2" w:rsidP="00097571">
      <w:pPr>
        <w:numPr>
          <w:ilvl w:val="0"/>
          <w:numId w:val="9"/>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Ahorre un valioso tiempo de desarrollo actualizando solo lo que ha cambiado.</w:t>
      </w:r>
    </w:p>
    <w:p w:rsidR="00C4108A" w:rsidRDefault="005050C2" w:rsidP="00097571">
      <w:pPr>
        <w:numPr>
          <w:ilvl w:val="0"/>
          <w:numId w:val="9"/>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Actualice al instante el navegador cuando se realicen modificaciones a CSS / JS en el código fuente, que es casi comparable a cambiar los estilos directamente en las herramientas de desarrollo del navegador.</w:t>
      </w: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pStyle w:val="Puesto"/>
        <w:rPr>
          <w:sz w:val="44"/>
        </w:rPr>
      </w:pPr>
      <w:r w:rsidRPr="0055699E">
        <w:rPr>
          <w:sz w:val="44"/>
        </w:rPr>
        <w:t>Trabajando con loaders y plugins</w:t>
      </w:r>
    </w:p>
    <w:p w:rsidR="008D6C4E" w:rsidRPr="005050C2" w:rsidRDefault="008D6C4E" w:rsidP="008D6C4E">
      <w:pPr>
        <w:pStyle w:val="Ttulo1"/>
        <w:rPr>
          <w:rFonts w:ascii="Arial" w:eastAsia="Times New Roman" w:hAnsi="Arial" w:cs="Arial"/>
          <w:sz w:val="24"/>
          <w:szCs w:val="24"/>
          <w:lang w:val="es-MX"/>
        </w:rPr>
      </w:pPr>
      <w:r w:rsidRPr="008D6C4E">
        <w:rPr>
          <w:rFonts w:ascii="Arial" w:eastAsia="Times New Roman" w:hAnsi="Arial" w:cs="Arial"/>
          <w:sz w:val="24"/>
          <w:szCs w:val="24"/>
          <w:lang w:val="es-MX"/>
        </w:rPr>
        <w:t>Soporte de Javascript moderno</w:t>
      </w:r>
    </w:p>
    <w:p w:rsidR="008D6C4E" w:rsidRPr="00C94C97" w:rsidRDefault="008D6C4E" w:rsidP="00C94C97">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es un lenguaje moderno en evolución, siempre agregando nuevas funciones. El problema es que al ser interpretado en el navegador, no tenemos control sobre que versión de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soportan y por lo tanto que funciones.</w:t>
      </w:r>
    </w:p>
    <w:p w:rsidR="008D6C4E" w:rsidRDefault="008D6C4E" w:rsidP="00C94C97">
      <w:pPr>
        <w:pStyle w:val="NormalWeb"/>
        <w:shd w:val="clear" w:color="auto" w:fill="FFFFFF"/>
        <w:spacing w:before="0" w:beforeAutospacing="0" w:after="0" w:afterAutospacing="0"/>
        <w:jc w:val="both"/>
        <w:rPr>
          <w:rFonts w:ascii="Arial" w:hAnsi="Arial" w:cs="Arial"/>
          <w:color w:val="273B47"/>
          <w:sz w:val="20"/>
          <w:szCs w:val="20"/>
        </w:rPr>
      </w:pPr>
      <w:r w:rsidRPr="00C94C97">
        <w:rPr>
          <w:rFonts w:ascii="Arial" w:hAnsi="Arial" w:cs="Arial"/>
          <w:color w:val="273B47"/>
          <w:sz w:val="20"/>
          <w:szCs w:val="20"/>
        </w:rPr>
        <w:t xml:space="preserve">Para poder usar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moderno y tener una buena </w:t>
      </w:r>
      <w:proofErr w:type="spellStart"/>
      <w:r w:rsidRPr="00C94C97">
        <w:rPr>
          <w:rStyle w:val="Textoennegrita"/>
          <w:rFonts w:ascii="Arial" w:eastAsiaTheme="majorEastAsia" w:hAnsi="Arial" w:cs="Arial"/>
          <w:color w:val="273B47"/>
          <w:sz w:val="20"/>
          <w:szCs w:val="20"/>
        </w:rPr>
        <w:t>Developer</w:t>
      </w:r>
      <w:proofErr w:type="spellEnd"/>
      <w:r w:rsidRPr="00C94C97">
        <w:rPr>
          <w:rStyle w:val="Textoennegrita"/>
          <w:rFonts w:ascii="Arial" w:eastAsiaTheme="majorEastAsia" w:hAnsi="Arial" w:cs="Arial"/>
          <w:color w:val="273B47"/>
          <w:sz w:val="20"/>
          <w:szCs w:val="20"/>
        </w:rPr>
        <w:t xml:space="preserve"> </w:t>
      </w:r>
      <w:proofErr w:type="spellStart"/>
      <w:r w:rsidRPr="00C94C97">
        <w:rPr>
          <w:rStyle w:val="Textoennegrita"/>
          <w:rFonts w:ascii="Arial" w:eastAsiaTheme="majorEastAsia" w:hAnsi="Arial" w:cs="Arial"/>
          <w:color w:val="273B47"/>
          <w:sz w:val="20"/>
          <w:szCs w:val="20"/>
        </w:rPr>
        <w:t>Experience</w:t>
      </w:r>
      <w:proofErr w:type="spellEnd"/>
      <w:r w:rsidRPr="00C94C97">
        <w:rPr>
          <w:rFonts w:ascii="Arial" w:hAnsi="Arial" w:cs="Arial"/>
          <w:color w:val="273B47"/>
          <w:sz w:val="20"/>
          <w:szCs w:val="20"/>
        </w:rPr>
        <w:t> sin afectar la </w:t>
      </w:r>
      <w:proofErr w:type="spellStart"/>
      <w:r w:rsidRPr="00C94C97">
        <w:rPr>
          <w:rStyle w:val="Textoennegrita"/>
          <w:rFonts w:ascii="Arial" w:eastAsiaTheme="majorEastAsia" w:hAnsi="Arial" w:cs="Arial"/>
          <w:color w:val="273B47"/>
          <w:sz w:val="20"/>
          <w:szCs w:val="20"/>
        </w:rPr>
        <w:t>User</w:t>
      </w:r>
      <w:proofErr w:type="spellEnd"/>
      <w:r w:rsidRPr="00C94C97">
        <w:rPr>
          <w:rStyle w:val="Textoennegrita"/>
          <w:rFonts w:ascii="Arial" w:eastAsiaTheme="majorEastAsia" w:hAnsi="Arial" w:cs="Arial"/>
          <w:color w:val="273B47"/>
          <w:sz w:val="20"/>
          <w:szCs w:val="20"/>
        </w:rPr>
        <w:t xml:space="preserve"> </w:t>
      </w:r>
      <w:proofErr w:type="spellStart"/>
      <w:r w:rsidRPr="00C94C97">
        <w:rPr>
          <w:rStyle w:val="Textoennegrita"/>
          <w:rFonts w:ascii="Arial" w:eastAsiaTheme="majorEastAsia" w:hAnsi="Arial" w:cs="Arial"/>
          <w:color w:val="273B47"/>
          <w:sz w:val="20"/>
          <w:szCs w:val="20"/>
        </w:rPr>
        <w:t>Experience</w:t>
      </w:r>
      <w:proofErr w:type="spellEnd"/>
      <w:r w:rsidRPr="00C94C97">
        <w:rPr>
          <w:rFonts w:ascii="Arial" w:hAnsi="Arial" w:cs="Arial"/>
          <w:color w:val="273B47"/>
          <w:sz w:val="20"/>
          <w:szCs w:val="20"/>
        </w:rPr>
        <w:t>, existe </w:t>
      </w:r>
      <w:r w:rsidRPr="00C94C97">
        <w:rPr>
          <w:rStyle w:val="Textoennegrita"/>
          <w:rFonts w:ascii="Arial" w:eastAsiaTheme="majorEastAsia" w:hAnsi="Arial" w:cs="Arial"/>
          <w:color w:val="273B47"/>
          <w:sz w:val="20"/>
          <w:szCs w:val="20"/>
        </w:rPr>
        <w:t>Babel</w:t>
      </w:r>
      <w:r w:rsidRPr="00C94C97">
        <w:rPr>
          <w:rFonts w:ascii="Arial" w:hAnsi="Arial" w:cs="Arial"/>
          <w:color w:val="273B47"/>
          <w:sz w:val="20"/>
          <w:szCs w:val="20"/>
        </w:rPr>
        <w:t xml:space="preserve">. Babel </w:t>
      </w:r>
      <w:proofErr w:type="spellStart"/>
      <w:r w:rsidRPr="00C94C97">
        <w:rPr>
          <w:rFonts w:ascii="Arial" w:hAnsi="Arial" w:cs="Arial"/>
          <w:color w:val="273B47"/>
          <w:sz w:val="20"/>
          <w:szCs w:val="20"/>
        </w:rPr>
        <w:t>transpila</w:t>
      </w:r>
      <w:proofErr w:type="spellEnd"/>
      <w:r w:rsidRPr="00C94C97">
        <w:rPr>
          <w:rFonts w:ascii="Arial" w:hAnsi="Arial" w:cs="Arial"/>
          <w:color w:val="273B47"/>
          <w:sz w:val="20"/>
          <w:szCs w:val="20"/>
        </w:rPr>
        <w:t xml:space="preserve"> nuestro código moderno de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a una </w:t>
      </w:r>
      <w:proofErr w:type="spellStart"/>
      <w:r w:rsidRPr="00C94C97">
        <w:rPr>
          <w:rFonts w:ascii="Arial" w:hAnsi="Arial" w:cs="Arial"/>
          <w:color w:val="273B47"/>
          <w:sz w:val="20"/>
          <w:szCs w:val="20"/>
        </w:rPr>
        <w:t>una</w:t>
      </w:r>
      <w:proofErr w:type="spellEnd"/>
      <w:r w:rsidRPr="00C94C97">
        <w:rPr>
          <w:rFonts w:ascii="Arial" w:hAnsi="Arial" w:cs="Arial"/>
          <w:color w:val="273B47"/>
          <w:sz w:val="20"/>
          <w:szCs w:val="20"/>
        </w:rPr>
        <w:t xml:space="preserve"> versión que todos los navegadores pueden entender.</w:t>
      </w:r>
    </w:p>
    <w:p w:rsidR="000B7DDC" w:rsidRPr="000B7DDC" w:rsidRDefault="000B7DDC" w:rsidP="00C94C97">
      <w:pPr>
        <w:pStyle w:val="NormalWeb"/>
        <w:shd w:val="clear" w:color="auto" w:fill="FFFFFF"/>
        <w:spacing w:before="0" w:beforeAutospacing="0" w:after="0" w:afterAutospacing="0"/>
        <w:jc w:val="both"/>
        <w:rPr>
          <w:rFonts w:ascii="Arial" w:hAnsi="Arial" w:cs="Arial"/>
          <w:color w:val="273B47"/>
          <w:sz w:val="20"/>
          <w:szCs w:val="20"/>
          <w:lang w:val="en-US"/>
        </w:rPr>
      </w:pPr>
      <w:proofErr w:type="spellStart"/>
      <w:proofErr w:type="gramStart"/>
      <w:r w:rsidRPr="000B7DDC">
        <w:rPr>
          <w:rFonts w:ascii="Lucida Console" w:hAnsi="Lucida Console" w:cs="Lucida Console"/>
          <w:sz w:val="18"/>
          <w:szCs w:val="18"/>
          <w:lang w:val="en-US"/>
        </w:rPr>
        <w:t>npm</w:t>
      </w:r>
      <w:proofErr w:type="spellEnd"/>
      <w:proofErr w:type="gramEnd"/>
      <w:r w:rsidRPr="000B7DDC">
        <w:rPr>
          <w:rFonts w:ascii="Lucida Console" w:hAnsi="Lucida Console" w:cs="Lucida Console"/>
          <w:sz w:val="18"/>
          <w:szCs w:val="18"/>
          <w:lang w:val="en-US"/>
        </w:rPr>
        <w:t xml:space="preserve"> install --save-</w:t>
      </w:r>
      <w:proofErr w:type="spellStart"/>
      <w:r w:rsidRPr="000B7DDC">
        <w:rPr>
          <w:rFonts w:ascii="Lucida Console" w:hAnsi="Lucida Console" w:cs="Lucida Console"/>
          <w:sz w:val="18"/>
          <w:szCs w:val="18"/>
          <w:lang w:val="en-US"/>
        </w:rPr>
        <w:t>dev</w:t>
      </w:r>
      <w:proofErr w:type="spellEnd"/>
      <w:r w:rsidRPr="000B7DDC">
        <w:rPr>
          <w:rFonts w:ascii="Lucida Console" w:hAnsi="Lucida Console" w:cs="Lucida Console"/>
          <w:sz w:val="18"/>
          <w:szCs w:val="18"/>
          <w:lang w:val="en-US"/>
        </w:rPr>
        <w:t xml:space="preserve"> --save-exact @babel/core babel-loader @babel/preset-</w:t>
      </w:r>
      <w:proofErr w:type="spellStart"/>
      <w:r w:rsidRPr="000B7DDC">
        <w:rPr>
          <w:rFonts w:ascii="Lucida Console" w:hAnsi="Lucida Console" w:cs="Lucida Console"/>
          <w:sz w:val="18"/>
          <w:szCs w:val="18"/>
          <w:lang w:val="en-US"/>
        </w:rPr>
        <w:t>env</w:t>
      </w:r>
      <w:proofErr w:type="spellEnd"/>
    </w:p>
    <w:p w:rsidR="00C94C97" w:rsidRPr="00C94C97" w:rsidRDefault="00C94C97" w:rsidP="00C94C97">
      <w:pPr>
        <w:pStyle w:val="Ttulo2"/>
        <w:shd w:val="clear" w:color="auto" w:fill="FFFFFF"/>
        <w:spacing w:before="0"/>
        <w:rPr>
          <w:rFonts w:ascii="Arial" w:hAnsi="Arial" w:cs="Arial"/>
          <w:color w:val="4A4A4A"/>
          <w:sz w:val="20"/>
          <w:szCs w:val="20"/>
        </w:rPr>
      </w:pPr>
      <w:r w:rsidRPr="00C94C97">
        <w:rPr>
          <w:rFonts w:ascii="Arial" w:hAnsi="Arial" w:cs="Arial"/>
          <w:color w:val="4A4A4A"/>
          <w:sz w:val="20"/>
          <w:szCs w:val="20"/>
        </w:rPr>
        <w:lastRenderedPageBreak/>
        <w:t>Soporte de Javascript moderno con babel</w:t>
      </w:r>
    </w:p>
    <w:p w:rsidR="00C94C97" w:rsidRPr="00C94C97" w:rsidRDefault="00C94C97" w:rsidP="00C94C97">
      <w:pPr>
        <w:pStyle w:val="NormalWeb"/>
        <w:shd w:val="clear" w:color="auto" w:fill="FFFFFF"/>
        <w:spacing w:before="0" w:beforeAutospacing="0" w:after="0" w:afterAutospacing="0"/>
        <w:rPr>
          <w:rFonts w:ascii="Arial" w:hAnsi="Arial" w:cs="Arial"/>
          <w:color w:val="4A4A4A"/>
          <w:sz w:val="20"/>
          <w:szCs w:val="20"/>
        </w:rPr>
      </w:pPr>
      <w:proofErr w:type="spellStart"/>
      <w:r w:rsidRPr="00C94C97">
        <w:rPr>
          <w:rFonts w:ascii="Arial" w:hAnsi="Arial" w:cs="Arial"/>
          <w:color w:val="4A4A4A"/>
          <w:sz w:val="20"/>
          <w:szCs w:val="20"/>
        </w:rPr>
        <w:t>Javascript</w:t>
      </w:r>
      <w:proofErr w:type="spellEnd"/>
      <w:r w:rsidRPr="00C94C97">
        <w:rPr>
          <w:rFonts w:ascii="Arial" w:hAnsi="Arial" w:cs="Arial"/>
          <w:color w:val="4A4A4A"/>
          <w:sz w:val="20"/>
          <w:szCs w:val="20"/>
        </w:rPr>
        <w:t xml:space="preserve"> es un lenguaje en constante evolución, cada año se encuentra </w:t>
      </w:r>
      <w:proofErr w:type="spellStart"/>
      <w:r w:rsidRPr="00C94C97">
        <w:rPr>
          <w:rFonts w:ascii="Arial" w:hAnsi="Arial" w:cs="Arial"/>
          <w:color w:val="4A4A4A"/>
          <w:sz w:val="20"/>
          <w:szCs w:val="20"/>
        </w:rPr>
        <w:t>agragando</w:t>
      </w:r>
      <w:proofErr w:type="spellEnd"/>
      <w:r w:rsidRPr="00C94C97">
        <w:rPr>
          <w:rFonts w:ascii="Arial" w:hAnsi="Arial" w:cs="Arial"/>
          <w:color w:val="4A4A4A"/>
          <w:sz w:val="20"/>
          <w:szCs w:val="20"/>
        </w:rPr>
        <w:t xml:space="preserve"> nuevas funcionalidades.</w:t>
      </w:r>
      <w:r w:rsidRPr="00C94C97">
        <w:rPr>
          <w:rFonts w:ascii="Arial" w:hAnsi="Arial" w:cs="Arial"/>
          <w:color w:val="4A4A4A"/>
          <w:sz w:val="20"/>
          <w:szCs w:val="20"/>
        </w:rPr>
        <w:br/>
        <w:t>.</w:t>
      </w:r>
      <w:r w:rsidRPr="00C94C97">
        <w:rPr>
          <w:rFonts w:ascii="Arial" w:hAnsi="Arial" w:cs="Arial"/>
          <w:color w:val="4A4A4A"/>
          <w:sz w:val="20"/>
          <w:szCs w:val="20"/>
        </w:rPr>
        <w:br/>
        <w:t xml:space="preserve">Una de las mayores ventajas y desventajas que tenemos es que </w:t>
      </w:r>
      <w:proofErr w:type="spellStart"/>
      <w:r w:rsidRPr="00C94C97">
        <w:rPr>
          <w:rFonts w:ascii="Arial" w:hAnsi="Arial" w:cs="Arial"/>
          <w:color w:val="4A4A4A"/>
          <w:sz w:val="20"/>
          <w:szCs w:val="20"/>
        </w:rPr>
        <w:t>javascript</w:t>
      </w:r>
      <w:proofErr w:type="spellEnd"/>
      <w:r w:rsidRPr="00C94C97">
        <w:rPr>
          <w:rFonts w:ascii="Arial" w:hAnsi="Arial" w:cs="Arial"/>
          <w:color w:val="4A4A4A"/>
          <w:sz w:val="20"/>
          <w:szCs w:val="20"/>
        </w:rPr>
        <w:t xml:space="preserve"> se corre en el navegador, lo que significa uso menor de recursos de parte de nuestros servidores, pero también que los navegadores se actualizan más lento que los nuevos </w:t>
      </w:r>
      <w:proofErr w:type="spellStart"/>
      <w:r w:rsidRPr="00C94C97">
        <w:rPr>
          <w:rFonts w:ascii="Arial" w:hAnsi="Arial" w:cs="Arial"/>
          <w:color w:val="4A4A4A"/>
          <w:sz w:val="20"/>
          <w:szCs w:val="20"/>
        </w:rPr>
        <w:t>releases</w:t>
      </w:r>
      <w:proofErr w:type="spellEnd"/>
      <w:r w:rsidRPr="00C94C97">
        <w:rPr>
          <w:rFonts w:ascii="Arial" w:hAnsi="Arial" w:cs="Arial"/>
          <w:color w:val="4A4A4A"/>
          <w:sz w:val="20"/>
          <w:szCs w:val="20"/>
        </w:rPr>
        <w:t xml:space="preserve"> de las versiones, además de que existen diferentes navegadores que soportan </w:t>
      </w:r>
      <w:hyperlink r:id="rId44" w:tgtFrame="_blank" w:history="1">
        <w:r w:rsidRPr="00C94C97">
          <w:rPr>
            <w:rStyle w:val="Hipervnculo"/>
            <w:rFonts w:ascii="Arial" w:eastAsiaTheme="majorEastAsia" w:hAnsi="Arial" w:cs="Arial"/>
            <w:color w:val="0791E6"/>
            <w:sz w:val="20"/>
            <w:szCs w:val="20"/>
          </w:rPr>
          <w:t>diferentes funcionalidades</w:t>
        </w:r>
      </w:hyperlink>
      <w:r w:rsidRPr="00C94C97">
        <w:rPr>
          <w:rFonts w:ascii="Arial" w:hAnsi="Arial" w:cs="Arial"/>
          <w:color w:val="4A4A4A"/>
          <w:sz w:val="20"/>
          <w:szCs w:val="20"/>
        </w:rPr>
        <w:t>.</w:t>
      </w:r>
      <w:r w:rsidRPr="00C94C97">
        <w:rPr>
          <w:rFonts w:ascii="Arial" w:hAnsi="Arial" w:cs="Arial"/>
          <w:color w:val="4A4A4A"/>
          <w:sz w:val="20"/>
          <w:szCs w:val="20"/>
        </w:rPr>
        <w:br/>
        <w:t>.</w:t>
      </w:r>
      <w:r w:rsidRPr="00C94C97">
        <w:rPr>
          <w:rFonts w:ascii="Arial" w:hAnsi="Arial" w:cs="Arial"/>
          <w:color w:val="4A4A4A"/>
          <w:sz w:val="20"/>
          <w:szCs w:val="20"/>
        </w:rPr>
        <w:br/>
        <w:t>Para poder tener un mejor </w:t>
      </w:r>
      <w:proofErr w:type="spellStart"/>
      <w:r w:rsidRPr="00C94C97">
        <w:rPr>
          <w:rStyle w:val="Textoennegrita"/>
          <w:rFonts w:ascii="Arial" w:hAnsi="Arial" w:cs="Arial"/>
          <w:color w:val="4A4A4A"/>
          <w:sz w:val="20"/>
          <w:szCs w:val="20"/>
        </w:rPr>
        <w:t>developer</w:t>
      </w:r>
      <w:proofErr w:type="spellEnd"/>
      <w:r w:rsidRPr="00C94C97">
        <w:rPr>
          <w:rStyle w:val="Textoennegrita"/>
          <w:rFonts w:ascii="Arial" w:hAnsi="Arial" w:cs="Arial"/>
          <w:color w:val="4A4A4A"/>
          <w:sz w:val="20"/>
          <w:szCs w:val="20"/>
        </w:rPr>
        <w:t xml:space="preserve"> </w:t>
      </w:r>
      <w:proofErr w:type="spellStart"/>
      <w:r w:rsidRPr="00C94C97">
        <w:rPr>
          <w:rStyle w:val="Textoennegrita"/>
          <w:rFonts w:ascii="Arial" w:hAnsi="Arial" w:cs="Arial"/>
          <w:color w:val="4A4A4A"/>
          <w:sz w:val="20"/>
          <w:szCs w:val="20"/>
        </w:rPr>
        <w:t>experience</w:t>
      </w:r>
      <w:proofErr w:type="spellEnd"/>
      <w:r w:rsidRPr="00C94C97">
        <w:rPr>
          <w:rFonts w:ascii="Arial" w:hAnsi="Arial" w:cs="Arial"/>
          <w:color w:val="4A4A4A"/>
          <w:sz w:val="20"/>
          <w:szCs w:val="20"/>
        </w:rPr>
        <w:t> (que los desarrolladores programen más rápido) con las funcionalidades modernas de JavaScript es necesario utilizar un </w:t>
      </w:r>
      <w:hyperlink r:id="rId45" w:tgtFrame="_blank" w:history="1">
        <w:proofErr w:type="spellStart"/>
        <w:r w:rsidRPr="00C94C97">
          <w:rPr>
            <w:rStyle w:val="Hipervnculo"/>
            <w:rFonts w:ascii="Arial" w:eastAsiaTheme="majorEastAsia" w:hAnsi="Arial" w:cs="Arial"/>
            <w:color w:val="0791E6"/>
            <w:sz w:val="20"/>
            <w:szCs w:val="20"/>
          </w:rPr>
          <w:t>transpilador</w:t>
        </w:r>
        <w:proofErr w:type="spellEnd"/>
        <w:r w:rsidRPr="00C94C97">
          <w:rPr>
            <w:rStyle w:val="Hipervnculo"/>
            <w:rFonts w:ascii="Arial" w:eastAsiaTheme="majorEastAsia" w:hAnsi="Arial" w:cs="Arial"/>
            <w:color w:val="0791E6"/>
            <w:sz w:val="20"/>
            <w:szCs w:val="20"/>
          </w:rPr>
          <w:t xml:space="preserve"> de código</w:t>
        </w:r>
      </w:hyperlink>
      <w:r w:rsidRPr="00C94C97">
        <w:rPr>
          <w:rFonts w:ascii="Arial" w:hAnsi="Arial" w:cs="Arial"/>
          <w:color w:val="4A4A4A"/>
          <w:sz w:val="20"/>
          <w:szCs w:val="20"/>
        </w:rPr>
        <w:t>, siendo el más popular </w:t>
      </w:r>
      <w:hyperlink r:id="rId46" w:tgtFrame="_blank" w:history="1">
        <w:r w:rsidRPr="00C94C97">
          <w:rPr>
            <w:rStyle w:val="Hipervnculo"/>
            <w:rFonts w:ascii="Arial" w:eastAsiaTheme="majorEastAsia" w:hAnsi="Arial" w:cs="Arial"/>
            <w:color w:val="0791E6"/>
            <w:sz w:val="20"/>
            <w:szCs w:val="20"/>
          </w:rPr>
          <w:t>babel</w:t>
        </w:r>
      </w:hyperlink>
      <w:r w:rsidRPr="00C94C97">
        <w:rPr>
          <w:rFonts w:ascii="Arial" w:hAnsi="Arial" w:cs="Arial"/>
          <w:color w:val="4A4A4A"/>
          <w:sz w:val="20"/>
          <w:szCs w:val="20"/>
        </w:rPr>
        <w:t>.</w:t>
      </w:r>
      <w:r w:rsidRPr="00C94C97">
        <w:rPr>
          <w:rFonts w:ascii="Arial" w:hAnsi="Arial" w:cs="Arial"/>
          <w:color w:val="4A4A4A"/>
          <w:sz w:val="20"/>
          <w:szCs w:val="20"/>
        </w:rPr>
        <w:br/>
        <w:t>.</w:t>
      </w:r>
      <w:r w:rsidRPr="00C94C97">
        <w:rPr>
          <w:rFonts w:ascii="Arial" w:hAnsi="Arial" w:cs="Arial"/>
          <w:color w:val="4A4A4A"/>
          <w:sz w:val="20"/>
          <w:szCs w:val="20"/>
        </w:rPr>
        <w:br/>
        <w:t>El papel de </w:t>
      </w:r>
      <w:r w:rsidRPr="00C94C97">
        <w:rPr>
          <w:rStyle w:val="Textoennegrita"/>
          <w:rFonts w:ascii="Arial" w:hAnsi="Arial" w:cs="Arial"/>
          <w:color w:val="4A4A4A"/>
          <w:sz w:val="20"/>
          <w:szCs w:val="20"/>
        </w:rPr>
        <w:t>babel</w:t>
      </w:r>
      <w:r w:rsidRPr="00C94C97">
        <w:rPr>
          <w:rFonts w:ascii="Arial" w:hAnsi="Arial" w:cs="Arial"/>
          <w:color w:val="4A4A4A"/>
          <w:sz w:val="20"/>
          <w:szCs w:val="20"/>
        </w:rPr>
        <w:t> será el de </w:t>
      </w:r>
      <w:proofErr w:type="spellStart"/>
      <w:r w:rsidRPr="00C94C97">
        <w:rPr>
          <w:rStyle w:val="Textoennegrita"/>
          <w:rFonts w:ascii="Arial" w:hAnsi="Arial" w:cs="Arial"/>
          <w:color w:val="4A4A4A"/>
          <w:sz w:val="20"/>
          <w:szCs w:val="20"/>
        </w:rPr>
        <w:t>transpilar</w:t>
      </w:r>
      <w:proofErr w:type="spellEnd"/>
      <w:r w:rsidRPr="00C94C97">
        <w:rPr>
          <w:rFonts w:ascii="Arial" w:hAnsi="Arial" w:cs="Arial"/>
          <w:color w:val="4A4A4A"/>
          <w:sz w:val="20"/>
          <w:szCs w:val="20"/>
        </w:rPr>
        <w:t xml:space="preserve"> (convertir y adaptar código) escrito en estándares modernos (normalmente superior a </w:t>
      </w:r>
      <w:proofErr w:type="spellStart"/>
      <w:r w:rsidRPr="00C94C97">
        <w:rPr>
          <w:rFonts w:ascii="Arial" w:hAnsi="Arial" w:cs="Arial"/>
          <w:color w:val="4A4A4A"/>
          <w:sz w:val="20"/>
          <w:szCs w:val="20"/>
        </w:rPr>
        <w:t>ecmaScript</w:t>
      </w:r>
      <w:proofErr w:type="spellEnd"/>
      <w:r w:rsidRPr="00C94C97">
        <w:rPr>
          <w:rFonts w:ascii="Arial" w:hAnsi="Arial" w:cs="Arial"/>
          <w:color w:val="4A4A4A"/>
          <w:sz w:val="20"/>
          <w:szCs w:val="20"/>
        </w:rPr>
        <w:t xml:space="preserve"> 2015) a estándares que </w:t>
      </w:r>
      <w:hyperlink r:id="rId47" w:tgtFrame="_blank" w:history="1">
        <w:r w:rsidRPr="00C94C97">
          <w:rPr>
            <w:rStyle w:val="Hipervnculo"/>
            <w:rFonts w:ascii="Arial" w:eastAsiaTheme="majorEastAsia" w:hAnsi="Arial" w:cs="Arial"/>
            <w:color w:val="0791E6"/>
            <w:sz w:val="20"/>
            <w:szCs w:val="20"/>
          </w:rPr>
          <w:t>soporten la mayoría de los navegadores</w:t>
        </w:r>
      </w:hyperlink>
      <w:r w:rsidRPr="00C94C97">
        <w:rPr>
          <w:rFonts w:ascii="Arial" w:hAnsi="Arial" w:cs="Arial"/>
          <w:color w:val="4A4A4A"/>
          <w:sz w:val="20"/>
          <w:szCs w:val="20"/>
        </w:rPr>
        <w:t xml:space="preserve">, de esta manera el desarrollador se preocupa por </w:t>
      </w:r>
      <w:proofErr w:type="spellStart"/>
      <w:r w:rsidRPr="00C94C97">
        <w:rPr>
          <w:rFonts w:ascii="Arial" w:hAnsi="Arial" w:cs="Arial"/>
          <w:color w:val="4A4A4A"/>
          <w:sz w:val="20"/>
          <w:szCs w:val="20"/>
        </w:rPr>
        <w:t>porgramar</w:t>
      </w:r>
      <w:proofErr w:type="spellEnd"/>
      <w:r w:rsidRPr="00C94C97">
        <w:rPr>
          <w:rFonts w:ascii="Arial" w:hAnsi="Arial" w:cs="Arial"/>
          <w:color w:val="4A4A4A"/>
          <w:sz w:val="20"/>
          <w:szCs w:val="20"/>
        </w:rPr>
        <w:t xml:space="preserve"> de manera cómoda y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xml:space="preserve"> con babel lo convierten en lo que sea mejor para los navegadores.</w:t>
      </w:r>
      <w:r w:rsidRPr="00C94C97">
        <w:rPr>
          <w:rFonts w:ascii="Arial" w:hAnsi="Arial" w:cs="Arial"/>
          <w:color w:val="4A4A4A"/>
          <w:sz w:val="20"/>
          <w:szCs w:val="20"/>
        </w:rPr>
        <w:br/>
        <w:t>.</w:t>
      </w:r>
      <w:r w:rsidRPr="00C94C97">
        <w:rPr>
          <w:rFonts w:ascii="Arial" w:hAnsi="Arial" w:cs="Arial"/>
          <w:color w:val="4A4A4A"/>
          <w:sz w:val="20"/>
          <w:szCs w:val="20"/>
        </w:rPr>
        <w:br/>
        <w:t>Para hacer uso de </w:t>
      </w:r>
      <w:r w:rsidRPr="00C94C97">
        <w:rPr>
          <w:rStyle w:val="Textoennegrita"/>
          <w:rFonts w:ascii="Arial" w:hAnsi="Arial" w:cs="Arial"/>
          <w:color w:val="4A4A4A"/>
          <w:sz w:val="20"/>
          <w:szCs w:val="20"/>
        </w:rPr>
        <w:t>Babel</w:t>
      </w:r>
      <w:r w:rsidRPr="00C94C97">
        <w:rPr>
          <w:rFonts w:ascii="Arial" w:hAnsi="Arial" w:cs="Arial"/>
          <w:color w:val="4A4A4A"/>
          <w:sz w:val="20"/>
          <w:szCs w:val="20"/>
        </w:rPr>
        <w:t xml:space="preserve"> en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xml:space="preserve">, como éste tiene un </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xml:space="preserve"> (babel-</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tenemos que instalar </w:t>
      </w:r>
      <w:r w:rsidRPr="00C94C97">
        <w:rPr>
          <w:rStyle w:val="CdigoHTML"/>
          <w:rFonts w:eastAsiaTheme="majorEastAsia"/>
          <w:color w:val="4A4A4A"/>
          <w:sz w:val="20"/>
        </w:rPr>
        <w:t>@babel/</w:t>
      </w:r>
      <w:proofErr w:type="spellStart"/>
      <w:r w:rsidRPr="00C94C97">
        <w:rPr>
          <w:rStyle w:val="CdigoHTML"/>
          <w:rFonts w:eastAsiaTheme="majorEastAsia"/>
          <w:color w:val="4A4A4A"/>
          <w:sz w:val="20"/>
        </w:rPr>
        <w:t>core</w:t>
      </w:r>
      <w:proofErr w:type="spellEnd"/>
      <w:r w:rsidRPr="00C94C97">
        <w:rPr>
          <w:rFonts w:ascii="Arial" w:hAnsi="Arial" w:cs="Arial"/>
          <w:color w:val="4A4A4A"/>
          <w:sz w:val="20"/>
          <w:szCs w:val="20"/>
        </w:rPr>
        <w:t> (que tiene la funcionalidad básica de babel) y </w:t>
      </w:r>
      <w:r w:rsidRPr="00C94C97">
        <w:rPr>
          <w:rStyle w:val="CdigoHTML"/>
          <w:rFonts w:eastAsiaTheme="majorEastAsia"/>
          <w:color w:val="4A4A4A"/>
          <w:sz w:val="20"/>
        </w:rPr>
        <w:t>babel-</w:t>
      </w:r>
      <w:proofErr w:type="spellStart"/>
      <w:r w:rsidRPr="00C94C97">
        <w:rPr>
          <w:rStyle w:val="CdigoHTML"/>
          <w:rFonts w:eastAsiaTheme="majorEastAsia"/>
          <w:color w:val="4A4A4A"/>
          <w:sz w:val="20"/>
        </w:rPr>
        <w:t>loader</w:t>
      </w:r>
      <w:proofErr w:type="spellEnd"/>
      <w:r w:rsidRPr="00C94C97">
        <w:rPr>
          <w:rFonts w:ascii="Arial" w:hAnsi="Arial" w:cs="Arial"/>
          <w:color w:val="4A4A4A"/>
          <w:sz w:val="20"/>
          <w:szCs w:val="20"/>
        </w:rPr>
        <w:t xml:space="preserve"> e instanciar el </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xml:space="preserve"> dentro de nuestras </w:t>
      </w:r>
      <w:r w:rsidRPr="00C94C97">
        <w:rPr>
          <w:rStyle w:val="CdigoHTML"/>
          <w:rFonts w:eastAsiaTheme="majorEastAsia"/>
          <w:color w:val="4A4A4A"/>
          <w:sz w:val="20"/>
        </w:rPr>
        <w:t>rules</w:t>
      </w:r>
      <w:r w:rsidRPr="00C94C97">
        <w:rPr>
          <w:rFonts w:ascii="Arial" w:hAnsi="Arial" w:cs="Arial"/>
          <w:color w:val="4A4A4A"/>
          <w:sz w:val="20"/>
          <w:szCs w:val="20"/>
        </w:rPr>
        <w:t> de la siguiente manera:</w:t>
      </w:r>
    </w:p>
    <w:p w:rsidR="00C94C97" w:rsidRPr="00C94C97" w:rsidRDefault="00C94C97" w:rsidP="00C94C97">
      <w:pPr>
        <w:pStyle w:val="HTMLconformatoprevio"/>
        <w:shd w:val="clear" w:color="auto" w:fill="333333"/>
        <w:rPr>
          <w:rStyle w:val="CdigoHTML"/>
          <w:color w:val="FFFFFF"/>
          <w:sz w:val="20"/>
          <w:lang w:val="en-US"/>
        </w:rPr>
      </w:pPr>
      <w:proofErr w:type="spellStart"/>
      <w:r w:rsidRPr="00C94C97">
        <w:rPr>
          <w:rStyle w:val="hljs-builtin"/>
          <w:color w:val="A6E22E"/>
          <w:sz w:val="20"/>
          <w:lang w:val="en-US"/>
        </w:rPr>
        <w:t>module</w:t>
      </w:r>
      <w:r w:rsidRPr="00C94C97">
        <w:rPr>
          <w:rStyle w:val="CdigoHTML"/>
          <w:color w:val="FFFFFF"/>
          <w:sz w:val="20"/>
          <w:lang w:val="en-US"/>
        </w:rPr>
        <w:t>.exports</w:t>
      </w:r>
      <w:proofErr w:type="spellEnd"/>
      <w:r w:rsidRPr="00C94C97">
        <w:rPr>
          <w:rStyle w:val="CdigoHTML"/>
          <w:color w:val="FFFFFF"/>
          <w:sz w:val="20"/>
          <w:lang w:val="en-US"/>
        </w:rPr>
        <w:t xml:space="preserve"> = {</w:t>
      </w:r>
    </w:p>
    <w:p w:rsidR="00C94C97" w:rsidRPr="00C94C97" w:rsidRDefault="00C94C97" w:rsidP="00C94C97">
      <w:pPr>
        <w:pStyle w:val="HTMLconformatoprevio"/>
        <w:shd w:val="clear" w:color="auto" w:fill="333333"/>
        <w:rPr>
          <w:rStyle w:val="CdigoHTML"/>
          <w:color w:val="FFFFFF"/>
          <w:sz w:val="20"/>
          <w:lang w:val="en-US"/>
        </w:rPr>
      </w:pPr>
      <w:r w:rsidRPr="00C94C97">
        <w:rPr>
          <w:rStyle w:val="hljs-comment"/>
          <w:color w:val="75715E"/>
          <w:sz w:val="20"/>
          <w:lang w:val="en-US"/>
        </w:rPr>
        <w:t>//</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hljs-builtin"/>
          <w:color w:val="A6E22E"/>
          <w:sz w:val="20"/>
          <w:lang w:val="en-US"/>
        </w:rPr>
        <w:t>module</w:t>
      </w:r>
      <w:proofErr w:type="gramEnd"/>
      <w:r w:rsidRPr="00C94C97">
        <w:rPr>
          <w:rStyle w:val="CdigoHTML"/>
          <w:color w:val="FFFFFF"/>
          <w:sz w:val="20"/>
          <w:lang w:val="en-US"/>
        </w:rPr>
        <w:t>: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CdigoHTML"/>
          <w:color w:val="FFFFFF"/>
          <w:sz w:val="20"/>
          <w:lang w:val="en-US"/>
        </w:rPr>
        <w:t>rules</w:t>
      </w:r>
      <w:proofErr w:type="gramEnd"/>
      <w:r w:rsidRPr="00C94C97">
        <w:rPr>
          <w:rStyle w:val="CdigoHTML"/>
          <w:color w:val="FFFFFF"/>
          <w:sz w:val="20"/>
          <w:lang w:val="en-US"/>
        </w:rPr>
        <w:t>: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CdigoHTML"/>
          <w:color w:val="FFFFFF"/>
          <w:sz w:val="20"/>
          <w:lang w:val="en-US"/>
        </w:rPr>
        <w:t>test</w:t>
      </w:r>
      <w:proofErr w:type="gramEnd"/>
      <w:r w:rsidRPr="00C94C97">
        <w:rPr>
          <w:rStyle w:val="CdigoHTML"/>
          <w:color w:val="FFFFFF"/>
          <w:sz w:val="20"/>
          <w:lang w:val="en-US"/>
        </w:rPr>
        <w:t xml:space="preserve">: </w:t>
      </w:r>
      <w:r w:rsidRPr="00C94C97">
        <w:rPr>
          <w:rStyle w:val="hljs-regexp"/>
          <w:color w:val="BF79DB"/>
          <w:sz w:val="20"/>
          <w:lang w:val="en-US"/>
        </w:rPr>
        <w:t>/\.</w:t>
      </w:r>
      <w:proofErr w:type="spellStart"/>
      <w:r w:rsidRPr="00C94C97">
        <w:rPr>
          <w:rStyle w:val="hljs-regexp"/>
          <w:color w:val="BF79DB"/>
          <w:sz w:val="20"/>
          <w:lang w:val="en-US"/>
        </w:rPr>
        <w:t>js</w:t>
      </w:r>
      <w:proofErr w:type="spellEnd"/>
      <w:r w:rsidRPr="00C94C97">
        <w:rPr>
          <w:rStyle w:val="hljs-regexp"/>
          <w:color w:val="BF79DB"/>
          <w:sz w:val="20"/>
          <w:lang w:val="en-US"/>
        </w:rPr>
        <w:t>$/</w:t>
      </w:r>
      <w:r w:rsidRPr="00C94C97">
        <w:rPr>
          <w:rStyle w:val="CdigoHTML"/>
          <w:color w:val="FFFFFF"/>
          <w:sz w:val="20"/>
          <w:lang w:val="en-US"/>
        </w:rPr>
        <w:t>,</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lang w:val="en-US"/>
        </w:rPr>
        <w:t xml:space="preserve">        </w:t>
      </w:r>
      <w:proofErr w:type="gramStart"/>
      <w:r w:rsidRPr="00C94C97">
        <w:rPr>
          <w:rStyle w:val="CdigoHTML"/>
          <w:color w:val="FFFFFF"/>
          <w:sz w:val="20"/>
        </w:rPr>
        <w:t>use</w:t>
      </w:r>
      <w:proofErr w:type="gramEnd"/>
      <w:r w:rsidRPr="00C94C97">
        <w:rPr>
          <w:rStyle w:val="CdigoHTML"/>
          <w:color w:val="FFFFFF"/>
          <w:sz w:val="20"/>
        </w:rPr>
        <w:t xml:space="preserve">: </w:t>
      </w:r>
      <w:r w:rsidRPr="00C94C97">
        <w:rPr>
          <w:rStyle w:val="hljs-string"/>
          <w:color w:val="A6E22E"/>
          <w:sz w:val="20"/>
        </w:rPr>
        <w:t>'babel-</w:t>
      </w:r>
      <w:proofErr w:type="spellStart"/>
      <w:r w:rsidRPr="00C94C97">
        <w:rPr>
          <w:rStyle w:val="hljs-string"/>
          <w:color w:val="A6E22E"/>
          <w:sz w:val="20"/>
        </w:rPr>
        <w:t>loader</w:t>
      </w:r>
      <w:proofErr w:type="spellEnd"/>
      <w:r w:rsidRPr="00C94C97">
        <w:rPr>
          <w:rStyle w:val="hljs-string"/>
          <w:color w:val="A6E22E"/>
          <w:sz w:val="20"/>
        </w:rPr>
        <w:t>'</w:t>
      </w:r>
      <w:r w:rsidRPr="00C94C97">
        <w:rPr>
          <w:rStyle w:val="CdigoHTML"/>
          <w:color w:val="FFFFFF"/>
          <w:sz w:val="20"/>
        </w:rPr>
        <w:t xml:space="preserve">, </w:t>
      </w:r>
      <w:r w:rsidRPr="00C94C97">
        <w:rPr>
          <w:rStyle w:val="hljs-comment"/>
          <w:color w:val="75715E"/>
          <w:sz w:val="20"/>
        </w:rPr>
        <w:t xml:space="preserve">// Intercepta los archivos de </w:t>
      </w:r>
      <w:proofErr w:type="spellStart"/>
      <w:r w:rsidRPr="00C94C97">
        <w:rPr>
          <w:rStyle w:val="hljs-comment"/>
          <w:color w:val="75715E"/>
          <w:sz w:val="20"/>
        </w:rPr>
        <w:t>js</w:t>
      </w:r>
      <w:proofErr w:type="spellEnd"/>
      <w:r w:rsidRPr="00C94C97">
        <w:rPr>
          <w:rStyle w:val="hljs-comment"/>
          <w:color w:val="75715E"/>
          <w:sz w:val="20"/>
        </w:rPr>
        <w:t xml:space="preserve"> y </w:t>
      </w:r>
      <w:proofErr w:type="spellStart"/>
      <w:r w:rsidRPr="00C94C97">
        <w:rPr>
          <w:rStyle w:val="hljs-comment"/>
          <w:color w:val="75715E"/>
          <w:sz w:val="20"/>
        </w:rPr>
        <w:t>transpila</w:t>
      </w:r>
      <w:proofErr w:type="spellEnd"/>
      <w:r w:rsidRPr="00C94C97">
        <w:rPr>
          <w:rStyle w:val="hljs-comment"/>
          <w:color w:val="75715E"/>
          <w:sz w:val="20"/>
        </w:rPr>
        <w:t xml:space="preserve"> en versiones más antiguas que entiendan la mayoría de los navegadores</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roofErr w:type="spellStart"/>
      <w:proofErr w:type="gramStart"/>
      <w:r w:rsidRPr="00C94C97">
        <w:rPr>
          <w:rStyle w:val="CdigoHTML"/>
          <w:color w:val="FFFFFF"/>
          <w:sz w:val="20"/>
        </w:rPr>
        <w:t>exclude</w:t>
      </w:r>
      <w:proofErr w:type="spellEnd"/>
      <w:proofErr w:type="gramEnd"/>
      <w:r w:rsidRPr="00C94C97">
        <w:rPr>
          <w:rStyle w:val="CdigoHTML"/>
          <w:color w:val="FFFFFF"/>
          <w:sz w:val="20"/>
        </w:rPr>
        <w:t xml:space="preserve">: </w:t>
      </w:r>
      <w:r w:rsidRPr="00C94C97">
        <w:rPr>
          <w:rStyle w:val="hljs-regexp"/>
          <w:color w:val="BF79DB"/>
          <w:sz w:val="20"/>
        </w:rPr>
        <w:t>/</w:t>
      </w:r>
      <w:proofErr w:type="spellStart"/>
      <w:r w:rsidRPr="00C94C97">
        <w:rPr>
          <w:rStyle w:val="hljs-regexp"/>
          <w:color w:val="BF79DB"/>
          <w:sz w:val="20"/>
        </w:rPr>
        <w:t>node_modules</w:t>
      </w:r>
      <w:proofErr w:type="spellEnd"/>
      <w:r w:rsidRPr="00C94C97">
        <w:rPr>
          <w:rStyle w:val="hljs-regexp"/>
          <w:color w:val="BF79DB"/>
          <w:sz w:val="20"/>
        </w:rPr>
        <w:t>/</w:t>
      </w:r>
      <w:r w:rsidRPr="00C94C97">
        <w:rPr>
          <w:rStyle w:val="CdigoHTML"/>
          <w:color w:val="FFFFFF"/>
          <w:sz w:val="20"/>
        </w:rPr>
        <w:t>,</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w:t>
      </w:r>
    </w:p>
    <w:p w:rsidR="00C94C97" w:rsidRPr="00C94C97" w:rsidRDefault="00C94C97" w:rsidP="00C94C97">
      <w:pPr>
        <w:pStyle w:val="HTMLconformatoprevio"/>
        <w:shd w:val="clear" w:color="auto" w:fill="333333"/>
        <w:rPr>
          <w:rStyle w:val="CdigoHTML"/>
          <w:color w:val="FFFFFF"/>
          <w:sz w:val="20"/>
        </w:rPr>
      </w:pPr>
    </w:p>
    <w:p w:rsidR="00C94C97" w:rsidRPr="00C94C97" w:rsidRDefault="00C94C97" w:rsidP="00C94C97">
      <w:pPr>
        <w:pStyle w:val="NormalWeb"/>
        <w:shd w:val="clear" w:color="auto" w:fill="FFFFFF"/>
        <w:spacing w:before="0" w:beforeAutospacing="0" w:after="0" w:afterAutospacing="0"/>
        <w:rPr>
          <w:rFonts w:ascii="Arial" w:hAnsi="Arial" w:cs="Arial"/>
          <w:color w:val="4A4A4A"/>
          <w:sz w:val="20"/>
          <w:szCs w:val="20"/>
        </w:rPr>
      </w:pPr>
      <w:r w:rsidRPr="00C94C97">
        <w:rPr>
          <w:rFonts w:ascii="Arial" w:hAnsi="Arial" w:cs="Arial"/>
          <w:color w:val="4A4A4A"/>
          <w:sz w:val="20"/>
          <w:szCs w:val="20"/>
        </w:rPr>
        <w:t xml:space="preserve">Babel requerirá de configuración, ésta puede ser declarada dentro del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pero se recomienda hacerlo dentro de un archivo llamado </w:t>
      </w:r>
      <w:hyperlink r:id="rId48" w:tgtFrame="_blank" w:history="1">
        <w:r w:rsidRPr="00C94C97">
          <w:rPr>
            <w:rStyle w:val="Hipervnculo"/>
            <w:rFonts w:ascii="Arial" w:eastAsiaTheme="majorEastAsia" w:hAnsi="Arial" w:cs="Arial"/>
            <w:color w:val="0791E6"/>
            <w:sz w:val="20"/>
            <w:szCs w:val="20"/>
          </w:rPr>
          <w:t>.</w:t>
        </w:r>
        <w:proofErr w:type="spellStart"/>
        <w:r w:rsidRPr="00C94C97">
          <w:rPr>
            <w:rStyle w:val="Hipervnculo"/>
            <w:rFonts w:ascii="Arial" w:eastAsiaTheme="majorEastAsia" w:hAnsi="Arial" w:cs="Arial"/>
            <w:color w:val="0791E6"/>
            <w:sz w:val="20"/>
            <w:szCs w:val="20"/>
          </w:rPr>
          <w:t>babelrc</w:t>
        </w:r>
        <w:proofErr w:type="spellEnd"/>
      </w:hyperlink>
      <w:r w:rsidRPr="00C94C97">
        <w:rPr>
          <w:rFonts w:ascii="Arial" w:hAnsi="Arial" w:cs="Arial"/>
          <w:color w:val="4A4A4A"/>
          <w:sz w:val="20"/>
          <w:szCs w:val="20"/>
        </w:rPr>
        <w:t xml:space="preserve"> que leerá babel a la hora de ser configurado por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w:t>
      </w:r>
    </w:p>
    <w:p w:rsidR="00C94C97" w:rsidRPr="00C94C97" w:rsidRDefault="00C94C97" w:rsidP="00C94C97">
      <w:pPr>
        <w:pStyle w:val="NormalWeb"/>
        <w:shd w:val="clear" w:color="auto" w:fill="FFFFFF"/>
        <w:spacing w:before="0" w:beforeAutospacing="0" w:after="0" w:afterAutospacing="0"/>
        <w:jc w:val="both"/>
        <w:rPr>
          <w:rFonts w:ascii="Arial" w:hAnsi="Arial" w:cs="Arial"/>
          <w:color w:val="273B47"/>
          <w:sz w:val="20"/>
          <w:szCs w:val="20"/>
        </w:rPr>
      </w:pPr>
    </w:p>
    <w:p w:rsidR="0055699E" w:rsidRDefault="00A67450" w:rsidP="0055699E">
      <w:pPr>
        <w:shd w:val="clear" w:color="auto" w:fill="FFFFFF"/>
        <w:spacing w:before="0" w:after="0" w:line="240" w:lineRule="auto"/>
        <w:rPr>
          <w:rFonts w:ascii="Arial" w:hAnsi="Arial" w:cs="Arial"/>
          <w:color w:val="4A4A4A"/>
          <w:sz w:val="20"/>
          <w:szCs w:val="20"/>
        </w:rPr>
      </w:pPr>
      <w:r w:rsidRPr="00A67450">
        <w:rPr>
          <w:rFonts w:ascii="Arial" w:hAnsi="Arial" w:cs="Arial"/>
          <w:color w:val="4A4A4A"/>
          <w:sz w:val="20"/>
          <w:szCs w:val="20"/>
        </w:rPr>
        <w:drawing>
          <wp:inline distT="0" distB="0" distL="0" distR="0" wp14:anchorId="558FC993" wp14:editId="09E9E2E9">
            <wp:extent cx="5732145" cy="2072640"/>
            <wp:effectExtent l="0" t="0" r="190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072640"/>
                    </a:xfrm>
                    <a:prstGeom prst="rect">
                      <a:avLst/>
                    </a:prstGeom>
                  </pic:spPr>
                </pic:pic>
              </a:graphicData>
            </a:graphic>
          </wp:inline>
        </w:drawing>
      </w:r>
    </w:p>
    <w:p w:rsidR="008F0C51" w:rsidRDefault="008F0C51"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8F0C51" w:rsidRDefault="008F0C51" w:rsidP="0055699E">
      <w:pPr>
        <w:shd w:val="clear" w:color="auto" w:fill="FFFFFF"/>
        <w:spacing w:before="0" w:after="0" w:line="240" w:lineRule="auto"/>
        <w:rPr>
          <w:rFonts w:ascii="Arial" w:hAnsi="Arial" w:cs="Arial"/>
          <w:color w:val="4A4A4A"/>
          <w:sz w:val="20"/>
          <w:szCs w:val="20"/>
        </w:rPr>
      </w:pPr>
    </w:p>
    <w:p w:rsidR="00241185" w:rsidRPr="00241185" w:rsidRDefault="008F0C51" w:rsidP="00241185">
      <w:pPr>
        <w:pStyle w:val="Ttulo1"/>
        <w:rPr>
          <w:rFonts w:ascii="Arial" w:eastAsia="Times New Roman" w:hAnsi="Arial" w:cs="Arial"/>
          <w:sz w:val="24"/>
          <w:szCs w:val="24"/>
          <w:lang w:val="es-MX"/>
        </w:rPr>
      </w:pPr>
      <w:r w:rsidRPr="008F0C51">
        <w:rPr>
          <w:rFonts w:ascii="Arial" w:eastAsia="Times New Roman" w:hAnsi="Arial" w:cs="Arial"/>
          <w:sz w:val="24"/>
          <w:szCs w:val="24"/>
          <w:lang w:val="es-MX"/>
        </w:rPr>
        <w:lastRenderedPageBreak/>
        <w:t>Trabajando con Javascript moderno</w:t>
      </w:r>
    </w:p>
    <w:p w:rsidR="008F0C51" w:rsidRDefault="004A0405" w:rsidP="0055699E">
      <w:pPr>
        <w:shd w:val="clear" w:color="auto" w:fill="FFFFFF"/>
        <w:spacing w:before="0" w:after="0" w:line="240" w:lineRule="auto"/>
        <w:rPr>
          <w:rFonts w:ascii="Lucida Console" w:hAnsi="Lucida Console" w:cs="Lucida Console"/>
          <w:sz w:val="18"/>
          <w:szCs w:val="18"/>
          <w:lang w:val="es-MX"/>
        </w:rPr>
      </w:pPr>
      <w:proofErr w:type="spellStart"/>
      <w:proofErr w:type="gramStart"/>
      <w:r>
        <w:rPr>
          <w:rFonts w:ascii="Lucida Console" w:hAnsi="Lucida Console" w:cs="Lucida Console"/>
          <w:sz w:val="18"/>
          <w:szCs w:val="18"/>
          <w:lang w:val="es-MX"/>
        </w:rPr>
        <w:t>npm</w:t>
      </w:r>
      <w:proofErr w:type="spellEnd"/>
      <w:proofErr w:type="gram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install</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save-dev</w:t>
      </w:r>
      <w:proofErr w:type="spellEnd"/>
      <w:r>
        <w:rPr>
          <w:rFonts w:ascii="Lucida Console" w:hAnsi="Lucida Console" w:cs="Lucida Console"/>
          <w:sz w:val="18"/>
          <w:szCs w:val="18"/>
          <w:lang w:val="es-MX"/>
        </w:rPr>
        <w:t xml:space="preserve"> --</w:t>
      </w:r>
      <w:proofErr w:type="spellStart"/>
      <w:r>
        <w:rPr>
          <w:rFonts w:ascii="Lucida Console" w:hAnsi="Lucida Console" w:cs="Lucida Console"/>
          <w:sz w:val="18"/>
          <w:szCs w:val="18"/>
          <w:lang w:val="es-MX"/>
        </w:rPr>
        <w:t>save-exact</w:t>
      </w:r>
      <w:proofErr w:type="spellEnd"/>
      <w:r>
        <w:rPr>
          <w:rFonts w:ascii="Lucida Console" w:hAnsi="Lucida Console" w:cs="Lucida Console"/>
          <w:sz w:val="18"/>
          <w:szCs w:val="18"/>
          <w:lang w:val="es-MX"/>
        </w:rPr>
        <w:t xml:space="preserve"> @babel/</w:t>
      </w:r>
      <w:proofErr w:type="spellStart"/>
      <w:r>
        <w:rPr>
          <w:rFonts w:ascii="Lucida Console" w:hAnsi="Lucida Console" w:cs="Lucida Console"/>
          <w:sz w:val="18"/>
          <w:szCs w:val="18"/>
          <w:lang w:val="es-MX"/>
        </w:rPr>
        <w:t>plugin-transform-runtime</w:t>
      </w:r>
      <w:proofErr w:type="spellEnd"/>
    </w:p>
    <w:p w:rsidR="004A0405" w:rsidRDefault="004A0405"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4A0405">
        <w:rPr>
          <w:rFonts w:ascii="Lucida Console" w:hAnsi="Lucida Console" w:cs="Lucida Console"/>
          <w:sz w:val="18"/>
          <w:szCs w:val="18"/>
          <w:lang w:val="en-US"/>
        </w:rPr>
        <w:t>npm</w:t>
      </w:r>
      <w:proofErr w:type="spellEnd"/>
      <w:proofErr w:type="gramEnd"/>
      <w:r w:rsidRPr="004A0405">
        <w:rPr>
          <w:rFonts w:ascii="Lucida Console" w:hAnsi="Lucida Console" w:cs="Lucida Console"/>
          <w:sz w:val="18"/>
          <w:szCs w:val="18"/>
          <w:lang w:val="en-US"/>
        </w:rPr>
        <w:t xml:space="preserve"> install --save --save-exact @babel/runtime</w:t>
      </w:r>
    </w:p>
    <w:p w:rsidR="004A0405" w:rsidRDefault="004A0405" w:rsidP="0055699E">
      <w:pPr>
        <w:shd w:val="clear" w:color="auto" w:fill="FFFFFF"/>
        <w:spacing w:before="0" w:after="0" w:line="240" w:lineRule="auto"/>
        <w:rPr>
          <w:rFonts w:ascii="Arial" w:hAnsi="Arial" w:cs="Arial"/>
          <w:color w:val="4A4A4A"/>
          <w:sz w:val="20"/>
          <w:szCs w:val="20"/>
          <w:lang w:val="en-US"/>
        </w:rPr>
      </w:pPr>
      <w:r w:rsidRPr="004A0405">
        <w:rPr>
          <w:rFonts w:ascii="Arial" w:hAnsi="Arial" w:cs="Arial"/>
          <w:color w:val="4A4A4A"/>
          <w:sz w:val="20"/>
          <w:szCs w:val="20"/>
          <w:lang w:val="en-US"/>
        </w:rPr>
        <w:drawing>
          <wp:inline distT="0" distB="0" distL="0" distR="0" wp14:anchorId="5586CE16" wp14:editId="6E93684A">
            <wp:extent cx="5732145" cy="99441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994410"/>
                    </a:xfrm>
                    <a:prstGeom prst="rect">
                      <a:avLst/>
                    </a:prstGeom>
                  </pic:spPr>
                </pic:pic>
              </a:graphicData>
            </a:graphic>
          </wp:inline>
        </w:drawing>
      </w:r>
    </w:p>
    <w:p w:rsidR="00A23551" w:rsidRDefault="00464C4A" w:rsidP="0055699E">
      <w:pPr>
        <w:shd w:val="clear" w:color="auto" w:fill="FFFFFF"/>
        <w:spacing w:before="0" w:after="0" w:line="240" w:lineRule="auto"/>
        <w:rPr>
          <w:rFonts w:ascii="Arial" w:hAnsi="Arial" w:cs="Arial"/>
          <w:color w:val="4A4A4A"/>
          <w:sz w:val="20"/>
          <w:szCs w:val="20"/>
          <w:lang w:val="en-US"/>
        </w:rPr>
      </w:pPr>
      <w:r w:rsidRPr="00464C4A">
        <w:rPr>
          <w:rFonts w:ascii="Arial" w:hAnsi="Arial" w:cs="Arial"/>
          <w:color w:val="4A4A4A"/>
          <w:sz w:val="20"/>
          <w:szCs w:val="20"/>
          <w:lang w:val="en-US"/>
        </w:rPr>
        <w:drawing>
          <wp:inline distT="0" distB="0" distL="0" distR="0" wp14:anchorId="29F46CE9" wp14:editId="623D5B96">
            <wp:extent cx="5732145" cy="928370"/>
            <wp:effectExtent l="0" t="0" r="190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928370"/>
                    </a:xfrm>
                    <a:prstGeom prst="rect">
                      <a:avLst/>
                    </a:prstGeom>
                  </pic:spPr>
                </pic:pic>
              </a:graphicData>
            </a:graphic>
          </wp:inline>
        </w:drawing>
      </w:r>
      <w:r w:rsidR="00A23551">
        <w:rPr>
          <w:noProof/>
          <w:lang w:val="es-MX" w:eastAsia="es-MX"/>
        </w:rPr>
        <w:drawing>
          <wp:inline distT="0" distB="0" distL="0" distR="0">
            <wp:extent cx="5732145" cy="2498063"/>
            <wp:effectExtent l="0" t="0" r="1905" b="0"/>
            <wp:docPr id="13" name="Imagen 13" descr="pokemon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_api.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145" cy="2498063"/>
                    </a:xfrm>
                    <a:prstGeom prst="rect">
                      <a:avLst/>
                    </a:prstGeom>
                    <a:noFill/>
                    <a:ln>
                      <a:noFill/>
                    </a:ln>
                  </pic:spPr>
                </pic:pic>
              </a:graphicData>
            </a:graphic>
          </wp:inline>
        </w:drawing>
      </w:r>
    </w:p>
    <w:p w:rsidR="00464C4A" w:rsidRDefault="00464C4A" w:rsidP="0055699E">
      <w:pPr>
        <w:shd w:val="clear" w:color="auto" w:fill="FFFFFF"/>
        <w:spacing w:before="0" w:after="0" w:line="240" w:lineRule="auto"/>
        <w:rPr>
          <w:rFonts w:ascii="Arial" w:hAnsi="Arial" w:cs="Arial"/>
          <w:color w:val="4A4A4A"/>
          <w:sz w:val="20"/>
          <w:szCs w:val="20"/>
          <w:lang w:val="en-US"/>
        </w:rPr>
      </w:pPr>
      <w:r w:rsidRPr="00464C4A">
        <w:rPr>
          <w:rFonts w:ascii="Arial" w:hAnsi="Arial" w:cs="Arial"/>
          <w:color w:val="4A4A4A"/>
          <w:sz w:val="20"/>
          <w:szCs w:val="20"/>
          <w:lang w:val="en-US"/>
        </w:rPr>
        <w:drawing>
          <wp:inline distT="0" distB="0" distL="0" distR="0" wp14:anchorId="11996081" wp14:editId="31C08977">
            <wp:extent cx="5732145" cy="871220"/>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871220"/>
                    </a:xfrm>
                    <a:prstGeom prst="rect">
                      <a:avLst/>
                    </a:prstGeom>
                  </pic:spPr>
                </pic:pic>
              </a:graphicData>
            </a:graphic>
          </wp:inline>
        </w:drawing>
      </w:r>
    </w:p>
    <w:p w:rsidR="00241185" w:rsidRDefault="00241185" w:rsidP="0055699E">
      <w:pPr>
        <w:shd w:val="clear" w:color="auto" w:fill="FFFFFF"/>
        <w:spacing w:before="0" w:after="0" w:line="240" w:lineRule="auto"/>
        <w:rPr>
          <w:rFonts w:ascii="Arial" w:hAnsi="Arial" w:cs="Arial"/>
          <w:color w:val="4A4A4A"/>
          <w:sz w:val="20"/>
          <w:szCs w:val="20"/>
          <w:lang w:val="en-US"/>
        </w:rPr>
      </w:pPr>
    </w:p>
    <w:p w:rsidR="00241185" w:rsidRDefault="00241185" w:rsidP="0055699E">
      <w:pPr>
        <w:shd w:val="clear" w:color="auto" w:fill="FFFFFF"/>
        <w:spacing w:before="0" w:after="0" w:line="240" w:lineRule="auto"/>
        <w:rPr>
          <w:rFonts w:ascii="Arial" w:hAnsi="Arial" w:cs="Arial"/>
          <w:color w:val="4A4A4A"/>
          <w:sz w:val="20"/>
          <w:szCs w:val="20"/>
          <w:lang w:val="en-US"/>
        </w:rPr>
      </w:pPr>
    </w:p>
    <w:p w:rsidR="00241185" w:rsidRPr="00241185" w:rsidRDefault="00241185" w:rsidP="00241185">
      <w:pPr>
        <w:pStyle w:val="Ttulo1"/>
        <w:rPr>
          <w:rFonts w:ascii="Arial" w:eastAsia="Times New Roman" w:hAnsi="Arial" w:cs="Arial"/>
          <w:sz w:val="24"/>
          <w:szCs w:val="24"/>
          <w:lang w:val="es-MX"/>
        </w:rPr>
      </w:pPr>
      <w:r w:rsidRPr="00241185">
        <w:rPr>
          <w:rFonts w:ascii="Arial" w:eastAsia="Times New Roman" w:hAnsi="Arial" w:cs="Arial"/>
          <w:sz w:val="24"/>
          <w:szCs w:val="24"/>
          <w:lang w:val="es-MX"/>
        </w:rPr>
        <w:t>Soporte de JSX (React)</w:t>
      </w:r>
    </w:p>
    <w:p w:rsidR="00241185" w:rsidRPr="00241185" w:rsidRDefault="00241185" w:rsidP="00241185">
      <w:pPr>
        <w:pStyle w:val="NormalWeb"/>
        <w:spacing w:before="0" w:beforeAutospacing="0" w:after="0" w:afterAutospacing="0"/>
        <w:rPr>
          <w:rFonts w:ascii="Arial" w:hAnsi="Arial" w:cs="Arial"/>
          <w:color w:val="273B47"/>
          <w:sz w:val="20"/>
          <w:szCs w:val="20"/>
        </w:rPr>
      </w:pPr>
      <w:r w:rsidRPr="00241185">
        <w:rPr>
          <w:rStyle w:val="Textoennegrita"/>
          <w:rFonts w:ascii="Arial" w:eastAsiaTheme="majorEastAsia" w:hAnsi="Arial" w:cs="Arial"/>
          <w:color w:val="273B47"/>
          <w:sz w:val="20"/>
          <w:szCs w:val="20"/>
        </w:rPr>
        <w:t>JSX</w:t>
      </w:r>
      <w:r w:rsidRPr="00241185">
        <w:rPr>
          <w:rFonts w:ascii="Arial" w:hAnsi="Arial" w:cs="Arial"/>
          <w:color w:val="273B47"/>
          <w:sz w:val="20"/>
          <w:szCs w:val="20"/>
        </w:rPr>
        <w:t xml:space="preserve"> es un lenguaje de </w:t>
      </w:r>
      <w:proofErr w:type="spellStart"/>
      <w:r w:rsidRPr="00241185">
        <w:rPr>
          <w:rFonts w:ascii="Arial" w:hAnsi="Arial" w:cs="Arial"/>
          <w:color w:val="273B47"/>
          <w:sz w:val="20"/>
          <w:szCs w:val="20"/>
        </w:rPr>
        <w:t>templates</w:t>
      </w:r>
      <w:proofErr w:type="spellEnd"/>
      <w:r w:rsidRPr="00241185">
        <w:rPr>
          <w:rFonts w:ascii="Arial" w:hAnsi="Arial" w:cs="Arial"/>
          <w:color w:val="273B47"/>
          <w:sz w:val="20"/>
          <w:szCs w:val="20"/>
        </w:rPr>
        <w:t xml:space="preserve"> para </w:t>
      </w:r>
      <w:proofErr w:type="spellStart"/>
      <w:r w:rsidRPr="00241185">
        <w:rPr>
          <w:rFonts w:ascii="Arial" w:hAnsi="Arial" w:cs="Arial"/>
          <w:color w:val="273B47"/>
          <w:sz w:val="20"/>
          <w:szCs w:val="20"/>
        </w:rPr>
        <w:t>React</w:t>
      </w:r>
      <w:proofErr w:type="spellEnd"/>
      <w:r w:rsidRPr="00241185">
        <w:rPr>
          <w:rFonts w:ascii="Arial" w:hAnsi="Arial" w:cs="Arial"/>
          <w:color w:val="273B47"/>
          <w:sz w:val="20"/>
          <w:szCs w:val="20"/>
        </w:rPr>
        <w:t xml:space="preserve"> que permite definir componentes con un código muy similar al HTML.</w:t>
      </w:r>
    </w:p>
    <w:p w:rsidR="00241185" w:rsidRPr="00241185" w:rsidRDefault="00241185" w:rsidP="00241185">
      <w:pPr>
        <w:pStyle w:val="NormalWeb"/>
        <w:spacing w:before="113" w:beforeAutospacing="0" w:after="113" w:afterAutospacing="0"/>
        <w:rPr>
          <w:rFonts w:ascii="Arial" w:hAnsi="Arial" w:cs="Arial"/>
          <w:color w:val="273B47"/>
          <w:sz w:val="20"/>
          <w:szCs w:val="20"/>
        </w:rPr>
      </w:pPr>
      <w:r w:rsidRPr="00241185">
        <w:rPr>
          <w:rFonts w:ascii="Arial" w:hAnsi="Arial" w:cs="Arial"/>
          <w:color w:val="273B47"/>
          <w:sz w:val="20"/>
          <w:szCs w:val="20"/>
        </w:rPr>
        <w:t xml:space="preserve">No existe navegador que entienda JSX porque no es un estándar, es algo específico de </w:t>
      </w:r>
      <w:proofErr w:type="spellStart"/>
      <w:r w:rsidRPr="00241185">
        <w:rPr>
          <w:rFonts w:ascii="Arial" w:hAnsi="Arial" w:cs="Arial"/>
          <w:color w:val="273B47"/>
          <w:sz w:val="20"/>
          <w:szCs w:val="20"/>
        </w:rPr>
        <w:t>React</w:t>
      </w:r>
      <w:proofErr w:type="spellEnd"/>
      <w:r w:rsidRPr="00241185">
        <w:rPr>
          <w:rFonts w:ascii="Arial" w:hAnsi="Arial" w:cs="Arial"/>
          <w:color w:val="273B47"/>
          <w:sz w:val="20"/>
          <w:szCs w:val="20"/>
        </w:rPr>
        <w:t xml:space="preserve">. Afortunadamente Babel puede </w:t>
      </w:r>
      <w:proofErr w:type="spellStart"/>
      <w:r w:rsidRPr="00241185">
        <w:rPr>
          <w:rFonts w:ascii="Arial" w:hAnsi="Arial" w:cs="Arial"/>
          <w:color w:val="273B47"/>
          <w:sz w:val="20"/>
          <w:szCs w:val="20"/>
        </w:rPr>
        <w:t>transpilar</w:t>
      </w:r>
      <w:proofErr w:type="spellEnd"/>
      <w:r w:rsidRPr="00241185">
        <w:rPr>
          <w:rFonts w:ascii="Arial" w:hAnsi="Arial" w:cs="Arial"/>
          <w:color w:val="273B47"/>
          <w:sz w:val="20"/>
          <w:szCs w:val="20"/>
        </w:rPr>
        <w:t xml:space="preserve"> el código JSX de nuestros archivos JS a código que el navegador.</w:t>
      </w:r>
    </w:p>
    <w:p w:rsidR="00241185" w:rsidRDefault="009E2E91"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9E2E91">
        <w:rPr>
          <w:rFonts w:ascii="Lucida Console" w:hAnsi="Lucida Console" w:cs="Lucida Console"/>
          <w:sz w:val="18"/>
          <w:szCs w:val="18"/>
          <w:lang w:val="en-US"/>
        </w:rPr>
        <w:t>npm</w:t>
      </w:r>
      <w:proofErr w:type="spellEnd"/>
      <w:proofErr w:type="gramEnd"/>
      <w:r w:rsidRPr="009E2E91">
        <w:rPr>
          <w:rFonts w:ascii="Lucida Console" w:hAnsi="Lucida Console" w:cs="Lucida Console"/>
          <w:sz w:val="18"/>
          <w:szCs w:val="18"/>
          <w:lang w:val="en-US"/>
        </w:rPr>
        <w:t xml:space="preserve"> install --save-</w:t>
      </w:r>
      <w:proofErr w:type="spellStart"/>
      <w:r w:rsidRPr="009E2E91">
        <w:rPr>
          <w:rFonts w:ascii="Lucida Console" w:hAnsi="Lucida Console" w:cs="Lucida Console"/>
          <w:sz w:val="18"/>
          <w:szCs w:val="18"/>
          <w:lang w:val="en-US"/>
        </w:rPr>
        <w:t>dev</w:t>
      </w:r>
      <w:proofErr w:type="spellEnd"/>
      <w:r w:rsidRPr="009E2E91">
        <w:rPr>
          <w:rFonts w:ascii="Lucida Console" w:hAnsi="Lucida Console" w:cs="Lucida Console"/>
          <w:sz w:val="18"/>
          <w:szCs w:val="18"/>
          <w:lang w:val="en-US"/>
        </w:rPr>
        <w:t xml:space="preserve"> @babel/preset-react --save-exact</w:t>
      </w:r>
    </w:p>
    <w:p w:rsidR="009E2E91" w:rsidRDefault="009E2E91"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9E2E91">
        <w:rPr>
          <w:rFonts w:ascii="Lucida Console" w:hAnsi="Lucida Console" w:cs="Lucida Console"/>
          <w:sz w:val="18"/>
          <w:szCs w:val="18"/>
          <w:lang w:val="en-US"/>
        </w:rPr>
        <w:t>npm</w:t>
      </w:r>
      <w:proofErr w:type="spellEnd"/>
      <w:proofErr w:type="gramEnd"/>
      <w:r w:rsidRPr="009E2E91">
        <w:rPr>
          <w:rFonts w:ascii="Lucida Console" w:hAnsi="Lucida Console" w:cs="Lucida Console"/>
          <w:sz w:val="18"/>
          <w:szCs w:val="18"/>
          <w:lang w:val="en-US"/>
        </w:rPr>
        <w:t xml:space="preserve"> install --save --save-exact react react-</w:t>
      </w:r>
      <w:proofErr w:type="spellStart"/>
      <w:r w:rsidRPr="009E2E91">
        <w:rPr>
          <w:rFonts w:ascii="Lucida Console" w:hAnsi="Lucida Console" w:cs="Lucida Console"/>
          <w:sz w:val="18"/>
          <w:szCs w:val="18"/>
          <w:lang w:val="en-US"/>
        </w:rPr>
        <w:t>dom</w:t>
      </w:r>
      <w:proofErr w:type="spellEnd"/>
    </w:p>
    <w:p w:rsidR="00425429" w:rsidRDefault="00425429" w:rsidP="0055699E">
      <w:pPr>
        <w:shd w:val="clear" w:color="auto" w:fill="FFFFFF"/>
        <w:spacing w:before="0" w:after="0" w:line="240" w:lineRule="auto"/>
        <w:rPr>
          <w:rFonts w:ascii="Lucida Console" w:hAnsi="Lucida Console" w:cs="Lucida Console"/>
          <w:sz w:val="18"/>
          <w:szCs w:val="18"/>
          <w:lang w:val="en-US"/>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425429">
        <w:rPr>
          <w:rFonts w:ascii="Arial" w:eastAsia="Times New Roman" w:hAnsi="Arial" w:cs="Arial"/>
          <w:b/>
          <w:bCs/>
          <w:color w:val="4A4A4A"/>
          <w:sz w:val="20"/>
          <w:szCs w:val="20"/>
          <w:lang w:val="es-MX" w:eastAsia="es-MX"/>
        </w:rPr>
        <w:t>¿</w:t>
      </w:r>
      <w:proofErr w:type="gramEnd"/>
      <w:r w:rsidRPr="00425429">
        <w:rPr>
          <w:rFonts w:ascii="Arial" w:eastAsia="Times New Roman" w:hAnsi="Arial" w:cs="Arial"/>
          <w:b/>
          <w:bCs/>
          <w:color w:val="4A4A4A"/>
          <w:sz w:val="20"/>
          <w:szCs w:val="20"/>
          <w:lang w:val="es-MX" w:eastAsia="es-MX"/>
        </w:rPr>
        <w:t xml:space="preserve">Cómo instalar React.js con </w:t>
      </w:r>
      <w:proofErr w:type="spellStart"/>
      <w:r w:rsidRPr="00425429">
        <w:rPr>
          <w:rFonts w:ascii="Arial" w:eastAsia="Times New Roman" w:hAnsi="Arial" w:cs="Arial"/>
          <w:b/>
          <w:bCs/>
          <w:color w:val="4A4A4A"/>
          <w:sz w:val="20"/>
          <w:szCs w:val="20"/>
          <w:lang w:val="es-MX" w:eastAsia="es-MX"/>
        </w:rPr>
        <w:t>Webpack</w:t>
      </w:r>
      <w:proofErr w:type="spellEnd"/>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Genial, </w:t>
      </w:r>
      <w:proofErr w:type="gramStart"/>
      <w:r w:rsidRPr="00425429">
        <w:rPr>
          <w:rFonts w:ascii="Arial" w:eastAsia="Times New Roman" w:hAnsi="Arial" w:cs="Arial"/>
          <w:color w:val="4A4A4A"/>
          <w:sz w:val="20"/>
          <w:szCs w:val="20"/>
          <w:lang w:val="es-MX" w:eastAsia="es-MX"/>
        </w:rPr>
        <w:t>tu</w:t>
      </w:r>
      <w:proofErr w:type="gramEnd"/>
      <w:r w:rsidRPr="00425429">
        <w:rPr>
          <w:rFonts w:ascii="Arial" w:eastAsia="Times New Roman" w:hAnsi="Arial" w:cs="Arial"/>
          <w:color w:val="4A4A4A"/>
          <w:sz w:val="20"/>
          <w:szCs w:val="20"/>
          <w:lang w:val="es-MX" w:eastAsia="es-MX"/>
        </w:rPr>
        <w:t xml:space="preserve"> y yo ya tenemos la base de </w:t>
      </w:r>
      <w:proofErr w:type="spellStart"/>
      <w:r w:rsidRPr="00425429">
        <w:rPr>
          <w:rFonts w:ascii="Arial" w:eastAsia="Times New Roman" w:hAnsi="Arial" w:cs="Arial"/>
          <w:color w:val="4A4A4A"/>
          <w:sz w:val="20"/>
          <w:szCs w:val="20"/>
          <w:lang w:val="es-MX" w:eastAsia="es-MX"/>
        </w:rPr>
        <w:t>Webpack</w:t>
      </w:r>
      <w:proofErr w:type="spellEnd"/>
      <w:r w:rsidRPr="00425429">
        <w:rPr>
          <w:rFonts w:ascii="Arial" w:eastAsia="Times New Roman" w:hAnsi="Arial" w:cs="Arial"/>
          <w:color w:val="4A4A4A"/>
          <w:sz w:val="20"/>
          <w:szCs w:val="20"/>
          <w:lang w:val="es-MX" w:eastAsia="es-MX"/>
        </w:rPr>
        <w:t xml:space="preserve"> y ahora instalaremos </w:t>
      </w: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 esto es lo que haremos</w:t>
      </w:r>
    </w:p>
    <w:p w:rsidR="00425429" w:rsidRPr="00425429" w:rsidRDefault="00425429" w:rsidP="00097571">
      <w:pPr>
        <w:numPr>
          <w:ilvl w:val="0"/>
          <w:numId w:val="10"/>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Instalar las siguientes dependencias: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t>npm</w:t>
      </w:r>
      <w:proofErr w:type="spellEnd"/>
      <w:proofErr w:type="gramEnd"/>
      <w:r w:rsidRPr="00425429">
        <w:rPr>
          <w:rFonts w:ascii="Courier New" w:eastAsia="Times New Roman" w:hAnsi="Courier New" w:cs="Courier New"/>
          <w:color w:val="FFFFFF"/>
          <w:sz w:val="20"/>
          <w:szCs w:val="20"/>
          <w:lang w:val="en-US" w:eastAsia="es-MX"/>
        </w:rPr>
        <w:t xml:space="preserve"> install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w:t>
      </w:r>
      <w:proofErr w:type="spellStart"/>
      <w:r w:rsidRPr="00425429">
        <w:rPr>
          <w:rFonts w:ascii="Courier New" w:eastAsia="Times New Roman" w:hAnsi="Courier New" w:cs="Courier New"/>
          <w:color w:val="A6E22E"/>
          <w:sz w:val="20"/>
          <w:szCs w:val="20"/>
          <w:lang w:val="en-US" w:eastAsia="es-MX"/>
        </w:rPr>
        <w:t>dev</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-exact @babel/preset-react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t>npm</w:t>
      </w:r>
      <w:proofErr w:type="spellEnd"/>
      <w:proofErr w:type="gramEnd"/>
      <w:r w:rsidRPr="00425429">
        <w:rPr>
          <w:rFonts w:ascii="Courier New" w:eastAsia="Times New Roman" w:hAnsi="Courier New" w:cs="Courier New"/>
          <w:color w:val="FFFFFF"/>
          <w:sz w:val="20"/>
          <w:szCs w:val="20"/>
          <w:lang w:val="en-US" w:eastAsia="es-MX"/>
        </w:rPr>
        <w:t xml:space="preserve"> install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-exact react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lastRenderedPageBreak/>
        <w:t>npm</w:t>
      </w:r>
      <w:proofErr w:type="spellEnd"/>
      <w:proofErr w:type="gramEnd"/>
      <w:r w:rsidRPr="00425429">
        <w:rPr>
          <w:rFonts w:ascii="Courier New" w:eastAsia="Times New Roman" w:hAnsi="Courier New" w:cs="Courier New"/>
          <w:color w:val="FFFFFF"/>
          <w:sz w:val="20"/>
          <w:szCs w:val="20"/>
          <w:lang w:val="en-US" w:eastAsia="es-MX"/>
        </w:rPr>
        <w:t xml:space="preserve"> install react-</w:t>
      </w:r>
      <w:proofErr w:type="spellStart"/>
      <w:r w:rsidRPr="00425429">
        <w:rPr>
          <w:rFonts w:ascii="Courier New" w:eastAsia="Times New Roman" w:hAnsi="Courier New" w:cs="Courier New"/>
          <w:color w:val="FFFFFF"/>
          <w:sz w:val="20"/>
          <w:szCs w:val="20"/>
          <w:lang w:val="en-US" w:eastAsia="es-MX"/>
        </w:rPr>
        <w:t>dom</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-exact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75715E"/>
          <w:sz w:val="20"/>
          <w:szCs w:val="20"/>
          <w:lang w:val="es-MX" w:eastAsia="es-MX"/>
        </w:rPr>
        <w:t xml:space="preserve">//Nota: El orden de los </w:t>
      </w:r>
      <w:proofErr w:type="spellStart"/>
      <w:r w:rsidRPr="00425429">
        <w:rPr>
          <w:rFonts w:ascii="Courier New" w:eastAsia="Times New Roman" w:hAnsi="Courier New" w:cs="Courier New"/>
          <w:color w:val="75715E"/>
          <w:sz w:val="20"/>
          <w:szCs w:val="20"/>
          <w:lang w:val="es-MX" w:eastAsia="es-MX"/>
        </w:rPr>
        <w:t>flags</w:t>
      </w:r>
      <w:proofErr w:type="spellEnd"/>
      <w:r w:rsidRPr="00425429">
        <w:rPr>
          <w:rFonts w:ascii="Courier New" w:eastAsia="Times New Roman" w:hAnsi="Courier New" w:cs="Courier New"/>
          <w:color w:val="75715E"/>
          <w:sz w:val="20"/>
          <w:szCs w:val="20"/>
          <w:lang w:val="es-MX" w:eastAsia="es-MX"/>
        </w:rPr>
        <w:t xml:space="preserve"> no importa</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097571">
      <w:pPr>
        <w:numPr>
          <w:ilvl w:val="0"/>
          <w:numId w:val="11"/>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Actualizar el archivo de .</w:t>
      </w:r>
      <w:proofErr w:type="spellStart"/>
      <w:r w:rsidRPr="00425429">
        <w:rPr>
          <w:rFonts w:ascii="Arial" w:eastAsia="Times New Roman" w:hAnsi="Arial" w:cs="Arial"/>
          <w:color w:val="4A4A4A"/>
          <w:sz w:val="20"/>
          <w:szCs w:val="20"/>
          <w:lang w:val="es-MX" w:eastAsia="es-MX"/>
        </w:rPr>
        <w:t>babelrc</w:t>
      </w:r>
      <w:proofErr w:type="spellEnd"/>
      <w:r w:rsidRPr="00425429">
        <w:rPr>
          <w:rFonts w:ascii="Arial" w:eastAsia="Times New Roman" w:hAnsi="Arial" w:cs="Arial"/>
          <w:color w:val="4A4A4A"/>
          <w:sz w:val="20"/>
          <w:szCs w:val="20"/>
          <w:lang w:val="es-MX" w:eastAsia="es-MX"/>
        </w:rPr>
        <w:t xml:space="preserve"> (el archivo que tiene tu configuración de babel):</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A6E22E"/>
          <w:sz w:val="20"/>
          <w:szCs w:val="20"/>
          <w:lang w:val="es-MX" w:eastAsia="es-MX"/>
        </w:rPr>
        <w:t>"</w:t>
      </w:r>
      <w:proofErr w:type="spellStart"/>
      <w:r w:rsidRPr="00425429">
        <w:rPr>
          <w:rFonts w:ascii="Courier New" w:eastAsia="Times New Roman" w:hAnsi="Courier New" w:cs="Courier New"/>
          <w:color w:val="A6E22E"/>
          <w:sz w:val="20"/>
          <w:szCs w:val="20"/>
          <w:lang w:val="es-MX" w:eastAsia="es-MX"/>
        </w:rPr>
        <w:t>presets</w:t>
      </w:r>
      <w:proofErr w:type="spellEnd"/>
      <w:r w:rsidRPr="00425429">
        <w:rPr>
          <w:rFonts w:ascii="Courier New" w:eastAsia="Times New Roman" w:hAnsi="Courier New" w:cs="Courier New"/>
          <w:color w:val="A6E22E"/>
          <w:sz w:val="20"/>
          <w:szCs w:val="20"/>
          <w:lang w:val="es-MX" w:eastAsia="es-MX"/>
        </w:rPr>
        <w:t>"</w:t>
      </w:r>
      <w:r w:rsidRPr="00425429">
        <w:rPr>
          <w:rFonts w:ascii="Courier New" w:eastAsia="Times New Roman" w:hAnsi="Courier New" w:cs="Courier New"/>
          <w:color w:val="FFFFFF"/>
          <w:sz w:val="20"/>
          <w:szCs w:val="20"/>
          <w:lang w:val="es-MX"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A6E22E"/>
          <w:sz w:val="20"/>
          <w:szCs w:val="20"/>
          <w:lang w:val="es-MX" w:eastAsia="es-MX"/>
        </w:rPr>
        <w:t>"@babel/</w:t>
      </w:r>
      <w:proofErr w:type="spellStart"/>
      <w:r w:rsidRPr="00425429">
        <w:rPr>
          <w:rFonts w:ascii="Courier New" w:eastAsia="Times New Roman" w:hAnsi="Courier New" w:cs="Courier New"/>
          <w:color w:val="A6E22E"/>
          <w:sz w:val="20"/>
          <w:szCs w:val="20"/>
          <w:lang w:val="es-MX" w:eastAsia="es-MX"/>
        </w:rPr>
        <w:t>preset-env</w:t>
      </w:r>
      <w:proofErr w:type="spellEnd"/>
      <w:r w:rsidRPr="00425429">
        <w:rPr>
          <w:rFonts w:ascii="Courier New" w:eastAsia="Times New Roman" w:hAnsi="Courier New" w:cs="Courier New"/>
          <w:color w:val="A6E22E"/>
          <w:sz w:val="20"/>
          <w:szCs w:val="20"/>
          <w:lang w:val="es-MX" w:eastAsia="es-MX"/>
        </w:rPr>
        <w:t>"</w:t>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A6E22E"/>
          <w:sz w:val="20"/>
          <w:szCs w:val="20"/>
          <w:lang w:val="es-MX" w:eastAsia="es-MX"/>
        </w:rPr>
        <w:t>"@babel/</w:t>
      </w:r>
      <w:proofErr w:type="spellStart"/>
      <w:r w:rsidRPr="00425429">
        <w:rPr>
          <w:rFonts w:ascii="Courier New" w:eastAsia="Times New Roman" w:hAnsi="Courier New" w:cs="Courier New"/>
          <w:color w:val="A6E22E"/>
          <w:sz w:val="20"/>
          <w:szCs w:val="20"/>
          <w:lang w:val="es-MX" w:eastAsia="es-MX"/>
        </w:rPr>
        <w:t>preset-react</w:t>
      </w:r>
      <w:proofErr w:type="spellEnd"/>
      <w:r w:rsidRPr="00425429">
        <w:rPr>
          <w:rFonts w:ascii="Courier New" w:eastAsia="Times New Roman" w:hAnsi="Courier New" w:cs="Courier New"/>
          <w:color w:val="A6E22E"/>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 xml:space="preserve"> necesita un elemento </w:t>
      </w:r>
      <w:proofErr w:type="spellStart"/>
      <w:r w:rsidRPr="00425429">
        <w:rPr>
          <w:rFonts w:ascii="Arial" w:eastAsia="Times New Roman" w:hAnsi="Arial" w:cs="Arial"/>
          <w:color w:val="4A4A4A"/>
          <w:sz w:val="20"/>
          <w:szCs w:val="20"/>
          <w:lang w:val="es-MX" w:eastAsia="es-MX"/>
        </w:rPr>
        <w:t>container</w:t>
      </w:r>
      <w:proofErr w:type="spellEnd"/>
      <w:r w:rsidRPr="00425429">
        <w:rPr>
          <w:rFonts w:ascii="Arial" w:eastAsia="Times New Roman" w:hAnsi="Arial" w:cs="Arial"/>
          <w:color w:val="4A4A4A"/>
          <w:sz w:val="20"/>
          <w:szCs w:val="20"/>
          <w:lang w:val="es-MX" w:eastAsia="es-MX"/>
        </w:rPr>
        <w:t xml:space="preserve"> en el HTML, para ello modificaremos nuestro HTML hecho </w:t>
      </w:r>
      <w:proofErr w:type="spellStart"/>
      <w:r w:rsidRPr="00425429">
        <w:rPr>
          <w:rFonts w:ascii="Arial" w:eastAsia="Times New Roman" w:hAnsi="Arial" w:cs="Arial"/>
          <w:color w:val="4A4A4A"/>
          <w:sz w:val="20"/>
          <w:szCs w:val="20"/>
          <w:lang w:val="es-MX" w:eastAsia="es-MX"/>
        </w:rPr>
        <w:t>automaticamente</w:t>
      </w:r>
      <w:proofErr w:type="spellEnd"/>
      <w:r w:rsidRPr="00425429">
        <w:rPr>
          <w:rFonts w:ascii="Arial" w:eastAsia="Times New Roman" w:hAnsi="Arial" w:cs="Arial"/>
          <w:color w:val="4A4A4A"/>
          <w:sz w:val="20"/>
          <w:szCs w:val="20"/>
          <w:lang w:val="es-MX" w:eastAsia="es-MX"/>
        </w:rPr>
        <w:t xml:space="preserve"> con </w:t>
      </w:r>
      <w:proofErr w:type="spellStart"/>
      <w:r w:rsidRPr="00425429">
        <w:rPr>
          <w:rFonts w:ascii="Arial" w:eastAsia="Times New Roman" w:hAnsi="Arial" w:cs="Arial"/>
          <w:color w:val="4A4A4A"/>
          <w:sz w:val="20"/>
          <w:szCs w:val="20"/>
          <w:lang w:val="es-MX" w:eastAsia="es-MX"/>
        </w:rPr>
        <w:t>webpack</w:t>
      </w:r>
      <w:proofErr w:type="spellEnd"/>
    </w:p>
    <w:p w:rsidR="00425429" w:rsidRPr="00425429" w:rsidRDefault="00425429" w:rsidP="00097571">
      <w:pPr>
        <w:numPr>
          <w:ilvl w:val="0"/>
          <w:numId w:val="12"/>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Actualizar en webpack.config.js el </w:t>
      </w:r>
      <w:proofErr w:type="spellStart"/>
      <w:r w:rsidRPr="00425429">
        <w:rPr>
          <w:rFonts w:ascii="Arial" w:eastAsia="Times New Roman" w:hAnsi="Arial" w:cs="Arial"/>
          <w:color w:val="4A4A4A"/>
          <w:sz w:val="20"/>
          <w:szCs w:val="20"/>
          <w:lang w:val="es-MX" w:eastAsia="es-MX"/>
        </w:rPr>
        <w:t>plugin</w:t>
      </w:r>
      <w:proofErr w:type="spellEnd"/>
      <w:r w:rsidRPr="00425429">
        <w:rPr>
          <w:rFonts w:ascii="Arial" w:eastAsia="Times New Roman" w:hAnsi="Arial" w:cs="Arial"/>
          <w:color w:val="4A4A4A"/>
          <w:sz w:val="20"/>
          <w:szCs w:val="20"/>
          <w:lang w:val="es-MX" w:eastAsia="es-MX"/>
        </w:rPr>
        <w:t xml:space="preserve"> de HTML</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BF79DB"/>
          <w:sz w:val="20"/>
          <w:szCs w:val="20"/>
          <w:lang w:val="en-US" w:eastAsia="es-MX"/>
        </w:rPr>
        <w:t>plugins</w:t>
      </w:r>
      <w:proofErr w:type="gramEnd"/>
      <w:r w:rsidRPr="00425429">
        <w:rPr>
          <w:rFonts w:ascii="Courier New" w:eastAsia="Times New Roman" w:hAnsi="Courier New" w:cs="Courier New"/>
          <w:color w:val="FFFFFF"/>
          <w:sz w:val="20"/>
          <w:szCs w:val="20"/>
          <w:lang w:val="en-US"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new</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webpack.HotModuleReplacementPlugin</w:t>
      </w:r>
      <w:proofErr w:type="spellEnd"/>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new</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HtmlWebpackPlugin</w:t>
      </w:r>
      <w:proofErr w:type="spellEnd"/>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title</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"plugins"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minify</w:t>
      </w:r>
      <w:proofErr w:type="gramEnd"/>
      <w:r w:rsidRPr="00425429">
        <w:rPr>
          <w:rFonts w:ascii="Courier New" w:eastAsia="Times New Roman" w:hAnsi="Courier New" w:cs="Courier New"/>
          <w:color w:val="FFFFFF"/>
          <w:sz w:val="20"/>
          <w:szCs w:val="20"/>
          <w:lang w:val="en-US"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spellStart"/>
      <w:proofErr w:type="gramStart"/>
      <w:r w:rsidRPr="00425429">
        <w:rPr>
          <w:rFonts w:ascii="Courier New" w:eastAsia="Times New Roman" w:hAnsi="Courier New" w:cs="Courier New"/>
          <w:color w:val="BF79DB"/>
          <w:sz w:val="20"/>
          <w:szCs w:val="20"/>
          <w:lang w:val="en-US" w:eastAsia="es-MX"/>
        </w:rPr>
        <w:t>collapseWhitespace</w:t>
      </w:r>
      <w:proofErr w:type="spellEnd"/>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b/>
          <w:bCs/>
          <w:color w:val="F92672"/>
          <w:sz w:val="20"/>
          <w:szCs w:val="20"/>
          <w:lang w:val="en-US" w:eastAsia="es-MX"/>
        </w:rPr>
        <w:t>true</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template</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path.resolve</w:t>
      </w:r>
      <w:proofErr w:type="spellEnd"/>
      <w:r w:rsidRPr="00425429">
        <w:rPr>
          <w:rFonts w:ascii="Courier New" w:eastAsia="Times New Roman" w:hAnsi="Courier New" w:cs="Courier New"/>
          <w:color w:val="FFFFFF"/>
          <w:sz w:val="20"/>
          <w:szCs w:val="20"/>
          <w:lang w:val="en-US" w:eastAsia="es-MX"/>
        </w:rPr>
        <w:t>( __</w:t>
      </w:r>
      <w:proofErr w:type="spellStart"/>
      <w:r w:rsidRPr="00425429">
        <w:rPr>
          <w:rFonts w:ascii="Courier New" w:eastAsia="Times New Roman" w:hAnsi="Courier New" w:cs="Courier New"/>
          <w:color w:val="FFFFFF"/>
          <w:sz w:val="20"/>
          <w:szCs w:val="20"/>
          <w:lang w:val="en-US" w:eastAsia="es-MX"/>
        </w:rPr>
        <w:t>dirname</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"index.html"</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FFFFFF"/>
          <w:sz w:val="20"/>
          <w:szCs w:val="20"/>
          <w:lang w:val="en-US" w:eastAsia="es-MX"/>
        </w:rPr>
        <w:tab/>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t>]</w:t>
      </w:r>
    </w:p>
    <w:p w:rsidR="00425429" w:rsidRPr="00425429" w:rsidRDefault="00425429" w:rsidP="00097571">
      <w:pPr>
        <w:numPr>
          <w:ilvl w:val="0"/>
          <w:numId w:val="13"/>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Y añadiremos el elemento </w:t>
      </w:r>
      <w:proofErr w:type="spellStart"/>
      <w:r w:rsidRPr="00425429">
        <w:rPr>
          <w:rFonts w:ascii="Arial" w:eastAsia="Times New Roman" w:hAnsi="Arial" w:cs="Arial"/>
          <w:color w:val="4A4A4A"/>
          <w:sz w:val="20"/>
          <w:szCs w:val="20"/>
          <w:lang w:val="es-MX" w:eastAsia="es-MX"/>
        </w:rPr>
        <w:t>container</w:t>
      </w:r>
      <w:proofErr w:type="spellEnd"/>
      <w:r w:rsidRPr="00425429">
        <w:rPr>
          <w:rFonts w:ascii="Arial" w:eastAsia="Times New Roman" w:hAnsi="Arial" w:cs="Arial"/>
          <w:color w:val="4A4A4A"/>
          <w:sz w:val="20"/>
          <w:szCs w:val="20"/>
          <w:lang w:val="es-MX" w:eastAsia="es-MX"/>
        </w:rPr>
        <w:t xml:space="preserve"> que llamaremos en el index.js de </w:t>
      </w: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75715E"/>
          <w:sz w:val="20"/>
          <w:szCs w:val="20"/>
          <w:lang w:val="en-US" w:eastAsia="es-MX"/>
        </w:rPr>
        <w:t>&lt;!DOCTYPE</w:t>
      </w:r>
      <w:proofErr w:type="gramEnd"/>
      <w:r w:rsidRPr="00425429">
        <w:rPr>
          <w:rFonts w:ascii="Courier New" w:eastAsia="Times New Roman" w:hAnsi="Courier New" w:cs="Courier New"/>
          <w:color w:val="75715E"/>
          <w:sz w:val="20"/>
          <w:szCs w:val="20"/>
          <w:lang w:val="en-US" w:eastAsia="es-MX"/>
        </w:rPr>
        <w:t xml:space="preserve"> html&gt;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html</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head</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title</w:t>
      </w:r>
      <w:proofErr w:type="gramEnd"/>
      <w:r w:rsidRPr="00425429">
        <w:rPr>
          <w:rFonts w:ascii="Courier New" w:eastAsia="Times New Roman" w:hAnsi="Courier New" w:cs="Courier New"/>
          <w:color w:val="F92672"/>
          <w:sz w:val="20"/>
          <w:szCs w:val="20"/>
          <w:lang w:val="en-US" w:eastAsia="es-MX"/>
        </w:rPr>
        <w:t>&gt;&lt;/title&gt;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meta</w:t>
      </w:r>
      <w:proofErr w:type="gramEnd"/>
      <w:r w:rsidRPr="00425429">
        <w:rPr>
          <w:rFonts w:ascii="Courier New" w:eastAsia="Times New Roman" w:hAnsi="Courier New" w:cs="Courier New"/>
          <w:color w:val="F92672"/>
          <w:sz w:val="20"/>
          <w:szCs w:val="20"/>
          <w:lang w:val="en-US" w:eastAsia="es-MX"/>
        </w:rPr>
        <w:t xml:space="preserve"> charset=</w:t>
      </w:r>
      <w:r w:rsidRPr="00425429">
        <w:rPr>
          <w:rFonts w:ascii="Courier New" w:eastAsia="Times New Roman" w:hAnsi="Courier New" w:cs="Courier New"/>
          <w:color w:val="A6E22E"/>
          <w:sz w:val="20"/>
          <w:szCs w:val="20"/>
          <w:lang w:val="en-US" w:eastAsia="es-MX"/>
        </w:rPr>
        <w:t>"utf-8"</w:t>
      </w:r>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&lt;/head&gt;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body</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&lt;div id=</w:t>
      </w:r>
      <w:r w:rsidRPr="00425429">
        <w:rPr>
          <w:rFonts w:ascii="Courier New" w:eastAsia="Times New Roman" w:hAnsi="Courier New" w:cs="Courier New"/>
          <w:color w:val="A6E22E"/>
          <w:sz w:val="20"/>
          <w:szCs w:val="20"/>
          <w:lang w:val="en-US" w:eastAsia="es-MX"/>
        </w:rPr>
        <w:t>"root"</w:t>
      </w:r>
      <w:r w:rsidRPr="00425429">
        <w:rPr>
          <w:rFonts w:ascii="Courier New" w:eastAsia="Times New Roman" w:hAnsi="Courier New" w:cs="Courier New"/>
          <w:color w:val="F92672"/>
          <w:sz w:val="20"/>
          <w:szCs w:val="20"/>
          <w:lang w:val="en-US" w:eastAsia="es-MX"/>
        </w:rPr>
        <w:t>&gt;&lt;/div&gt;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&lt;/body&gt;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92672"/>
          <w:sz w:val="20"/>
          <w:szCs w:val="20"/>
          <w:lang w:val="es-MX" w:eastAsia="es-MX"/>
        </w:rPr>
        <w:t>&lt;/</w:t>
      </w:r>
      <w:proofErr w:type="spellStart"/>
      <w:proofErr w:type="gramStart"/>
      <w:r w:rsidRPr="00425429">
        <w:rPr>
          <w:rFonts w:ascii="Courier New" w:eastAsia="Times New Roman" w:hAnsi="Courier New" w:cs="Courier New"/>
          <w:color w:val="F92672"/>
          <w:sz w:val="20"/>
          <w:szCs w:val="20"/>
          <w:lang w:val="es-MX" w:eastAsia="es-MX"/>
        </w:rPr>
        <w:t>html</w:t>
      </w:r>
      <w:proofErr w:type="spellEnd"/>
      <w:proofErr w:type="gramEnd"/>
      <w:r w:rsidRPr="00425429">
        <w:rPr>
          <w:rFonts w:ascii="Courier New" w:eastAsia="Times New Roman" w:hAnsi="Courier New" w:cs="Courier New"/>
          <w:color w:val="F92672"/>
          <w:sz w:val="20"/>
          <w:szCs w:val="20"/>
          <w:lang w:val="es-MX"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097571">
      <w:pPr>
        <w:numPr>
          <w:ilvl w:val="0"/>
          <w:numId w:val="14"/>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¡Y </w:t>
      </w:r>
      <w:proofErr w:type="spellStart"/>
      <w:r w:rsidRPr="00425429">
        <w:rPr>
          <w:rFonts w:ascii="Arial" w:eastAsia="Times New Roman" w:hAnsi="Arial" w:cs="Arial"/>
          <w:color w:val="4A4A4A"/>
          <w:sz w:val="20"/>
          <w:szCs w:val="20"/>
          <w:lang w:val="es-MX" w:eastAsia="es-MX"/>
        </w:rPr>
        <w:t>voilá</w:t>
      </w:r>
      <w:proofErr w:type="spellEnd"/>
      <w:r w:rsidRPr="00425429">
        <w:rPr>
          <w:rFonts w:ascii="Arial" w:eastAsia="Times New Roman" w:hAnsi="Arial" w:cs="Arial"/>
          <w:color w:val="4A4A4A"/>
          <w:sz w:val="20"/>
          <w:szCs w:val="20"/>
          <w:lang w:val="es-MX" w:eastAsia="es-MX"/>
        </w:rPr>
        <w:t>! </w:t>
      </w:r>
      <w:r w:rsidRPr="00425429">
        <w:rPr>
          <w:rFonts w:ascii="Arial" w:eastAsia="Times New Roman" w:hAnsi="Arial" w:cs="Arial"/>
          <w:i/>
          <w:iCs/>
          <w:color w:val="4A4A4A"/>
          <w:sz w:val="20"/>
          <w:szCs w:val="20"/>
          <w:lang w:val="es-MX" w:eastAsia="es-MX"/>
        </w:rPr>
        <w:t>Haz que algo que marque la diferencia suceda con tu App en React.js</w:t>
      </w: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Index.js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75715E"/>
          <w:sz w:val="20"/>
          <w:szCs w:val="20"/>
          <w:lang w:val="es-MX" w:eastAsia="es-MX"/>
        </w:rPr>
        <w:t xml:space="preserve">//Gracias a </w:t>
      </w:r>
      <w:proofErr w:type="spellStart"/>
      <w:r w:rsidRPr="00425429">
        <w:rPr>
          <w:rFonts w:ascii="Courier New" w:eastAsia="Times New Roman" w:hAnsi="Courier New" w:cs="Courier New"/>
          <w:color w:val="75715E"/>
          <w:sz w:val="20"/>
          <w:szCs w:val="20"/>
          <w:lang w:val="es-MX" w:eastAsia="es-MX"/>
        </w:rPr>
        <w:t>Webpack</w:t>
      </w:r>
      <w:proofErr w:type="spellEnd"/>
      <w:r w:rsidRPr="00425429">
        <w:rPr>
          <w:rFonts w:ascii="Courier New" w:eastAsia="Times New Roman" w:hAnsi="Courier New" w:cs="Courier New"/>
          <w:color w:val="75715E"/>
          <w:sz w:val="20"/>
          <w:szCs w:val="20"/>
          <w:lang w:val="es-MX" w:eastAsia="es-MX"/>
        </w:rPr>
        <w:t xml:space="preserve"> es que es posible hacer esto</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React from </w:t>
      </w:r>
      <w:r w:rsidRPr="00425429">
        <w:rPr>
          <w:rFonts w:ascii="Courier New" w:eastAsia="Times New Roman" w:hAnsi="Courier New" w:cs="Courier New"/>
          <w:color w:val="A6E22E"/>
          <w:sz w:val="20"/>
          <w:szCs w:val="20"/>
          <w:lang w:val="en-US" w:eastAsia="es-MX"/>
        </w:rPr>
        <w:t>"react"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{render} from </w:t>
      </w:r>
      <w:r w:rsidRPr="00425429">
        <w:rPr>
          <w:rFonts w:ascii="Courier New" w:eastAsia="Times New Roman" w:hAnsi="Courier New" w:cs="Courier New"/>
          <w:color w:val="A6E22E"/>
          <w:sz w:val="20"/>
          <w:szCs w:val="20"/>
          <w:lang w:val="en-US" w:eastAsia="es-MX"/>
        </w:rPr>
        <w:t>"react-</w:t>
      </w:r>
      <w:proofErr w:type="spellStart"/>
      <w:r w:rsidRPr="00425429">
        <w:rPr>
          <w:rFonts w:ascii="Courier New" w:eastAsia="Times New Roman" w:hAnsi="Courier New" w:cs="Courier New"/>
          <w:color w:val="A6E22E"/>
          <w:sz w:val="20"/>
          <w:szCs w:val="20"/>
          <w:lang w:val="en-US" w:eastAsia="es-MX"/>
        </w:rPr>
        <w:t>dom</w:t>
      </w:r>
      <w:proofErr w:type="spellEnd"/>
      <w:r w:rsidRPr="00425429">
        <w:rPr>
          <w:rFonts w:ascii="Courier New" w:eastAsia="Times New Roman" w:hAnsi="Courier New" w:cs="Courier New"/>
          <w:color w:val="A6E22E"/>
          <w:sz w:val="20"/>
          <w:szCs w:val="20"/>
          <w:lang w:val="en-US" w:eastAsia="es-MX"/>
        </w:rPr>
        <w: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App from </w:t>
      </w:r>
      <w:r w:rsidRPr="00425429">
        <w:rPr>
          <w:rFonts w:ascii="Courier New" w:eastAsia="Times New Roman" w:hAnsi="Courier New" w:cs="Courier New"/>
          <w:color w:val="A6E22E"/>
          <w:sz w:val="20"/>
          <w:szCs w:val="20"/>
          <w:lang w:val="en-US" w:eastAsia="es-MX"/>
        </w:rPr>
        <w:t>"./components/App.js"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w:t>
      </w:r>
      <w:proofErr w:type="spellStart"/>
      <w:r w:rsidRPr="00425429">
        <w:rPr>
          <w:rFonts w:ascii="Courier New" w:eastAsia="Times New Roman" w:hAnsi="Courier New" w:cs="Courier New"/>
          <w:color w:val="A6E22E"/>
          <w:sz w:val="20"/>
          <w:szCs w:val="20"/>
          <w:lang w:val="en-US" w:eastAsia="es-MX"/>
        </w:rPr>
        <w:t>css</w:t>
      </w:r>
      <w:proofErr w:type="spellEnd"/>
      <w:r w:rsidRPr="00425429">
        <w:rPr>
          <w:rFonts w:ascii="Courier New" w:eastAsia="Times New Roman" w:hAnsi="Courier New" w:cs="Courier New"/>
          <w:color w:val="A6E22E"/>
          <w:sz w:val="20"/>
          <w:szCs w:val="20"/>
          <w:lang w:val="en-US" w:eastAsia="es-MX"/>
        </w:rPr>
        <w:t>/index.css"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FFFFFF"/>
          <w:sz w:val="20"/>
          <w:szCs w:val="20"/>
          <w:lang w:val="en-US" w:eastAsia="es-MX"/>
        </w:rPr>
        <w:t>render(</w:t>
      </w:r>
      <w:proofErr w:type="gramEnd"/>
      <w:r w:rsidRPr="00425429">
        <w:rPr>
          <w:rFonts w:ascii="Courier New" w:eastAsia="Times New Roman" w:hAnsi="Courier New" w:cs="Courier New"/>
          <w:color w:val="FFFFFF"/>
          <w:sz w:val="20"/>
          <w:szCs w:val="20"/>
          <w:lang w:val="en-US" w:eastAsia="es-MX"/>
        </w:rPr>
        <w:t xml:space="preserve">&lt;App /&gt;, </w:t>
      </w:r>
      <w:proofErr w:type="spellStart"/>
      <w:r w:rsidRPr="00425429">
        <w:rPr>
          <w:rFonts w:ascii="Courier New" w:eastAsia="Times New Roman" w:hAnsi="Courier New" w:cs="Courier New"/>
          <w:color w:val="FFFFFF"/>
          <w:sz w:val="20"/>
          <w:szCs w:val="20"/>
          <w:lang w:val="en-US" w:eastAsia="es-MX"/>
        </w:rPr>
        <w:t>document.getElementById</w:t>
      </w:r>
      <w:proofErr w:type="spellEnd"/>
      <w:r w:rsidRPr="00425429">
        <w:rPr>
          <w:rFonts w:ascii="Courier New" w:eastAsia="Times New Roman" w:hAnsi="Courier New" w:cs="Courier New"/>
          <w:color w:val="FFFFFF"/>
          <w:sz w:val="20"/>
          <w:szCs w:val="20"/>
          <w:lang w:val="en-US" w:eastAsia="es-MX"/>
        </w:rPr>
        <w:t>(</w:t>
      </w:r>
      <w:r w:rsidRPr="00425429">
        <w:rPr>
          <w:rFonts w:ascii="Courier New" w:eastAsia="Times New Roman" w:hAnsi="Courier New" w:cs="Courier New"/>
          <w:color w:val="A6E22E"/>
          <w:sz w:val="20"/>
          <w:szCs w:val="20"/>
          <w:lang w:val="en-US" w:eastAsia="es-MX"/>
        </w:rPr>
        <w:t>"root"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n-US" w:eastAsia="es-MX"/>
        </w:rPr>
      </w:pPr>
      <w:r w:rsidRPr="00425429">
        <w:rPr>
          <w:rFonts w:ascii="Arial" w:eastAsia="Times New Roman" w:hAnsi="Arial" w:cs="Arial"/>
          <w:color w:val="4A4A4A"/>
          <w:sz w:val="20"/>
          <w:szCs w:val="20"/>
          <w:lang w:val="en-US" w:eastAsia="es-MX"/>
        </w:rPr>
        <w:t>App.js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React </w:t>
      </w:r>
      <w:r w:rsidRPr="00425429">
        <w:rPr>
          <w:rFonts w:ascii="Courier New" w:eastAsia="Times New Roman" w:hAnsi="Courier New" w:cs="Courier New"/>
          <w:b/>
          <w:bCs/>
          <w:color w:val="F92672"/>
          <w:sz w:val="20"/>
          <w:szCs w:val="20"/>
          <w:lang w:val="en-US" w:eastAsia="es-MX"/>
        </w:rPr>
        <w:t>from</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"react"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function</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b/>
          <w:bCs/>
          <w:color w:val="A6E22E"/>
          <w:sz w:val="20"/>
          <w:szCs w:val="20"/>
          <w:lang w:val="en-US" w:eastAsia="es-MX"/>
        </w:rPr>
        <w:t>App</w:t>
      </w:r>
      <w:r w:rsidRPr="00425429">
        <w:rPr>
          <w:rFonts w:ascii="Courier New" w:eastAsia="Times New Roman" w:hAnsi="Courier New" w:cs="Courier New"/>
          <w:color w:val="FFFFFF"/>
          <w:sz w:val="20"/>
          <w:szCs w:val="20"/>
          <w:lang w:val="en-US" w:eastAsia="es-MX"/>
        </w:rPr>
        <w:t>(props)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return</w:t>
      </w:r>
      <w:r w:rsidRPr="00425429">
        <w:rPr>
          <w:rFonts w:ascii="Courier New" w:eastAsia="Times New Roman" w:hAnsi="Courier New" w:cs="Courier New"/>
          <w:color w:val="FFFFFF"/>
          <w:sz w:val="20"/>
          <w:szCs w:val="20"/>
          <w:lang w:val="en-US" w:eastAsia="es-MX"/>
        </w:rPr>
        <w:t>(</w:t>
      </w:r>
      <w:proofErr w:type="gramEnd"/>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 xml:space="preserve">&lt;section </w:t>
      </w:r>
      <w:proofErr w:type="spellStart"/>
      <w:r w:rsidRPr="00425429">
        <w:rPr>
          <w:rFonts w:ascii="Courier New" w:eastAsia="Times New Roman" w:hAnsi="Courier New" w:cs="Courier New"/>
          <w:color w:val="F92672"/>
          <w:sz w:val="20"/>
          <w:szCs w:val="20"/>
          <w:lang w:val="en-US" w:eastAsia="es-MX"/>
        </w:rPr>
        <w:t>className</w:t>
      </w:r>
      <w:proofErr w:type="spellEnd"/>
      <w:r w:rsidRPr="00425429">
        <w:rPr>
          <w:rFonts w:ascii="Courier New" w:eastAsia="Times New Roman" w:hAnsi="Courier New" w:cs="Courier New"/>
          <w:color w:val="F92672"/>
          <w:sz w:val="20"/>
          <w:szCs w:val="20"/>
          <w:lang w:val="en-US" w:eastAsia="es-MX"/>
        </w:rPr>
        <w:t>=</w:t>
      </w:r>
      <w:r w:rsidRPr="00425429">
        <w:rPr>
          <w:rFonts w:ascii="Courier New" w:eastAsia="Times New Roman" w:hAnsi="Courier New" w:cs="Courier New"/>
          <w:color w:val="A6E22E"/>
          <w:sz w:val="20"/>
          <w:szCs w:val="20"/>
          <w:lang w:val="en-US" w:eastAsia="es-MX"/>
        </w:rPr>
        <w:t>"App"</w:t>
      </w:r>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&lt;h1&gt;</w:t>
      </w:r>
      <w:r w:rsidRPr="00425429">
        <w:rPr>
          <w:rFonts w:ascii="Courier New" w:eastAsia="Times New Roman" w:hAnsi="Courier New" w:cs="Courier New"/>
          <w:color w:val="FFFFFF"/>
          <w:sz w:val="20"/>
          <w:szCs w:val="20"/>
          <w:lang w:val="en-US" w:eastAsia="es-MX"/>
        </w:rPr>
        <w:t>App Testing</w:t>
      </w:r>
      <w:r w:rsidRPr="00425429">
        <w:rPr>
          <w:rFonts w:ascii="Courier New" w:eastAsia="Times New Roman" w:hAnsi="Courier New" w:cs="Courier New"/>
          <w:color w:val="F92672"/>
          <w:sz w:val="20"/>
          <w:szCs w:val="20"/>
          <w:lang w:val="en-US" w:eastAsia="es-MX"/>
        </w:rPr>
        <w:t>&lt;/h1&gt;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lastRenderedPageBreak/>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&lt;/section&gt;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425429">
        <w:rPr>
          <w:rFonts w:ascii="Courier New" w:eastAsia="Times New Roman" w:hAnsi="Courier New" w:cs="Courier New"/>
          <w:b/>
          <w:bCs/>
          <w:color w:val="F92672"/>
          <w:sz w:val="20"/>
          <w:szCs w:val="20"/>
          <w:lang w:val="es-MX" w:eastAsia="es-MX"/>
        </w:rPr>
        <w:t>export</w:t>
      </w:r>
      <w:proofErr w:type="spellEnd"/>
      <w:proofErr w:type="gramEnd"/>
      <w:r w:rsidRPr="00425429">
        <w:rPr>
          <w:rFonts w:ascii="Courier New" w:eastAsia="Times New Roman" w:hAnsi="Courier New" w:cs="Courier New"/>
          <w:color w:val="FFFFFF"/>
          <w:sz w:val="20"/>
          <w:szCs w:val="20"/>
          <w:lang w:val="es-MX" w:eastAsia="es-MX"/>
        </w:rPr>
        <w:t xml:space="preserve"> </w:t>
      </w:r>
      <w:r w:rsidRPr="00425429">
        <w:rPr>
          <w:rFonts w:ascii="Courier New" w:eastAsia="Times New Roman" w:hAnsi="Courier New" w:cs="Courier New"/>
          <w:b/>
          <w:bCs/>
          <w:color w:val="F92672"/>
          <w:sz w:val="20"/>
          <w:szCs w:val="20"/>
          <w:lang w:val="es-MX" w:eastAsia="es-MX"/>
        </w:rPr>
        <w:t>default</w:t>
      </w:r>
      <w:r w:rsidRPr="00425429">
        <w:rPr>
          <w:rFonts w:ascii="Courier New" w:eastAsia="Times New Roman" w:hAnsi="Courier New" w:cs="Courier New"/>
          <w:color w:val="FFFFFF"/>
          <w:sz w:val="20"/>
          <w:szCs w:val="20"/>
          <w:lang w:val="es-MX" w:eastAsia="es-MX"/>
        </w:rPr>
        <w:t xml:space="preserve"> App;</w:t>
      </w:r>
    </w:p>
    <w:p w:rsidR="00576963" w:rsidRPr="00425429" w:rsidRDefault="00576963"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Default="00576963" w:rsidP="0055699E">
      <w:pPr>
        <w:shd w:val="clear" w:color="auto" w:fill="FFFFFF"/>
        <w:spacing w:before="0" w:after="0" w:line="240" w:lineRule="auto"/>
        <w:rPr>
          <w:rFonts w:ascii="Arial" w:hAnsi="Arial" w:cs="Arial"/>
          <w:color w:val="4A4A4A"/>
          <w:sz w:val="20"/>
          <w:szCs w:val="20"/>
          <w:lang w:val="en-US"/>
        </w:rPr>
      </w:pPr>
      <w:r w:rsidRPr="00576963">
        <w:rPr>
          <w:rFonts w:ascii="Arial" w:hAnsi="Arial" w:cs="Arial"/>
          <w:color w:val="4A4A4A"/>
          <w:sz w:val="20"/>
          <w:szCs w:val="20"/>
          <w:lang w:val="en-US"/>
        </w:rPr>
        <w:drawing>
          <wp:inline distT="0" distB="0" distL="0" distR="0" wp14:anchorId="545961E1" wp14:editId="3D507DA7">
            <wp:extent cx="5732145" cy="86106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861060"/>
                    </a:xfrm>
                    <a:prstGeom prst="rect">
                      <a:avLst/>
                    </a:prstGeom>
                  </pic:spPr>
                </pic:pic>
              </a:graphicData>
            </a:graphic>
          </wp:inline>
        </w:drawing>
      </w:r>
    </w:p>
    <w:p w:rsidR="00233E13" w:rsidRDefault="00233E13" w:rsidP="0055699E">
      <w:pPr>
        <w:shd w:val="clear" w:color="auto" w:fill="FFFFFF"/>
        <w:spacing w:before="0" w:after="0" w:line="240" w:lineRule="auto"/>
        <w:rPr>
          <w:rFonts w:ascii="Arial" w:hAnsi="Arial" w:cs="Arial"/>
          <w:color w:val="4A4A4A"/>
          <w:sz w:val="20"/>
          <w:szCs w:val="20"/>
          <w:lang w:val="en-US"/>
        </w:rPr>
      </w:pPr>
    </w:p>
    <w:p w:rsidR="00233E13" w:rsidRDefault="00233E13" w:rsidP="0055699E">
      <w:pPr>
        <w:shd w:val="clear" w:color="auto" w:fill="FFFFFF"/>
        <w:spacing w:before="0" w:after="0" w:line="240" w:lineRule="auto"/>
        <w:rPr>
          <w:rFonts w:ascii="Arial" w:hAnsi="Arial" w:cs="Arial"/>
          <w:color w:val="4A4A4A"/>
          <w:sz w:val="20"/>
          <w:szCs w:val="20"/>
          <w:lang w:val="en-US"/>
        </w:rPr>
      </w:pPr>
    </w:p>
    <w:p w:rsidR="00233E13" w:rsidRDefault="00233E13" w:rsidP="0055699E">
      <w:pPr>
        <w:shd w:val="clear" w:color="auto" w:fill="FFFFFF"/>
        <w:spacing w:before="0" w:after="0" w:line="240" w:lineRule="auto"/>
        <w:rPr>
          <w:rFonts w:ascii="Arial" w:hAnsi="Arial" w:cs="Arial"/>
          <w:color w:val="4A4A4A"/>
          <w:sz w:val="20"/>
          <w:szCs w:val="20"/>
          <w:lang w:val="en-US"/>
        </w:rPr>
      </w:pPr>
    </w:p>
    <w:p w:rsidR="00905D9A" w:rsidRDefault="00905D9A" w:rsidP="00905D9A">
      <w:pPr>
        <w:pStyle w:val="Ttulo1"/>
        <w:rPr>
          <w:rFonts w:ascii="Arial" w:eastAsia="Times New Roman" w:hAnsi="Arial" w:cs="Arial"/>
          <w:sz w:val="24"/>
          <w:szCs w:val="24"/>
          <w:lang w:val="es-MX"/>
        </w:rPr>
      </w:pPr>
      <w:r w:rsidRPr="00905D9A">
        <w:rPr>
          <w:rFonts w:ascii="Arial" w:eastAsia="Times New Roman" w:hAnsi="Arial" w:cs="Arial"/>
          <w:sz w:val="24"/>
          <w:szCs w:val="24"/>
          <w:lang w:val="es-MX"/>
        </w:rPr>
        <w:t>Trabajando con React</w:t>
      </w:r>
    </w:p>
    <w:p w:rsidR="00F6053A" w:rsidRPr="00F6053A" w:rsidRDefault="00F6053A" w:rsidP="00F6053A">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F6053A">
        <w:rPr>
          <w:rFonts w:ascii="Arial" w:eastAsia="Times New Roman" w:hAnsi="Arial" w:cs="Arial"/>
          <w:color w:val="4A4A4A"/>
          <w:sz w:val="20"/>
          <w:szCs w:val="20"/>
          <w:lang w:val="en-US" w:eastAsia="es-MX"/>
        </w:rPr>
        <w:t>Destructuring</w:t>
      </w:r>
      <w:proofErr w:type="spellEnd"/>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(props)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{props.data.name}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({data})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{data.name}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({data:{name}})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6053A">
        <w:rPr>
          <w:rFonts w:ascii="Courier New" w:eastAsia="Times New Roman" w:hAnsi="Courier New" w:cs="Courier New"/>
          <w:color w:val="FFFFFF"/>
          <w:sz w:val="20"/>
          <w:szCs w:val="20"/>
          <w:lang w:val="es-MX" w:eastAsia="es-MX"/>
        </w:rPr>
        <w:t>}</w:t>
      </w:r>
    </w:p>
    <w:p w:rsidR="00F6053A" w:rsidRPr="00F6053A" w:rsidRDefault="00F6053A" w:rsidP="00F6053A">
      <w:pPr>
        <w:rPr>
          <w:lang w:val="es-MX"/>
        </w:rPr>
      </w:pPr>
    </w:p>
    <w:p w:rsidR="00F6053A" w:rsidRPr="00F6053A" w:rsidRDefault="00F6053A" w:rsidP="00F6053A">
      <w:pPr>
        <w:pStyle w:val="Ttulo2"/>
        <w:shd w:val="clear" w:color="auto" w:fill="FFFFFF"/>
        <w:spacing w:before="0"/>
        <w:rPr>
          <w:rFonts w:ascii="Arial" w:hAnsi="Arial" w:cs="Arial"/>
          <w:color w:val="4A4A4A"/>
          <w:sz w:val="20"/>
          <w:szCs w:val="20"/>
        </w:rPr>
      </w:pPr>
      <w:r w:rsidRPr="00F6053A">
        <w:rPr>
          <w:rFonts w:ascii="Arial" w:hAnsi="Arial" w:cs="Arial"/>
          <w:color w:val="4A4A4A"/>
          <w:sz w:val="20"/>
          <w:szCs w:val="20"/>
        </w:rPr>
        <w:t>Aqui les dejare toda la configuracion del proyecto por si se perdieron:</w:t>
      </w:r>
    </w:p>
    <w:p w:rsidR="00F6053A" w:rsidRPr="00F6053A" w:rsidRDefault="00F6053A" w:rsidP="00F6053A">
      <w:pPr>
        <w:pStyle w:val="NormalWeb"/>
        <w:shd w:val="clear" w:color="auto" w:fill="FFFFFF"/>
        <w:spacing w:before="0" w:beforeAutospacing="0" w:after="0" w:afterAutospacing="0"/>
        <w:rPr>
          <w:rFonts w:ascii="Arial" w:hAnsi="Arial" w:cs="Arial"/>
          <w:color w:val="4A4A4A"/>
          <w:sz w:val="20"/>
          <w:szCs w:val="20"/>
        </w:rPr>
      </w:pPr>
      <w:r w:rsidRPr="00F6053A">
        <w:rPr>
          <w:rFonts w:ascii="Arial" w:hAnsi="Arial" w:cs="Arial"/>
          <w:color w:val="4A4A4A"/>
          <w:sz w:val="20"/>
          <w:szCs w:val="20"/>
        </w:rPr>
        <w:t>.</w:t>
      </w:r>
    </w:p>
    <w:p w:rsidR="00F6053A" w:rsidRPr="00F6053A" w:rsidRDefault="00F6053A" w:rsidP="00F6053A">
      <w:pPr>
        <w:rPr>
          <w:rFonts w:ascii="Times New Roman" w:hAnsi="Times New Roman" w:cs="Times New Roman"/>
          <w:sz w:val="20"/>
          <w:szCs w:val="20"/>
        </w:rPr>
      </w:pPr>
      <w:r w:rsidRPr="00F6053A">
        <w:rPr>
          <w:rFonts w:ascii="Arial" w:hAnsi="Arial" w:cs="Arial"/>
          <w:color w:val="4A4A4A"/>
          <w:sz w:val="20"/>
          <w:szCs w:val="20"/>
          <w:shd w:val="clear" w:color="auto" w:fill="FFFFFF"/>
        </w:rPr>
        <w:t>&lt;h1&gt;1- En el webpack.config.js&lt;/h1&gt;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path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'path'</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MiniCSSExtractPlugin</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'mini-</w:t>
      </w:r>
      <w:proofErr w:type="spellStart"/>
      <w:r w:rsidRPr="00F6053A">
        <w:rPr>
          <w:rStyle w:val="hljs-string"/>
          <w:color w:val="A6E22E"/>
          <w:sz w:val="20"/>
          <w:lang w:val="en-US"/>
        </w:rPr>
        <w:t>css</w:t>
      </w:r>
      <w:proofErr w:type="spellEnd"/>
      <w:r w:rsidRPr="00F6053A">
        <w:rPr>
          <w:rStyle w:val="hljs-string"/>
          <w:color w:val="A6E22E"/>
          <w:sz w:val="20"/>
          <w:lang w:val="en-US"/>
        </w:rPr>
        <w:t>-extract-plugin'</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HtmlWebpackPlugin</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'html-</w:t>
      </w:r>
      <w:proofErr w:type="spellStart"/>
      <w:r w:rsidRPr="00F6053A">
        <w:rPr>
          <w:rStyle w:val="hljs-string"/>
          <w:color w:val="A6E22E"/>
          <w:sz w:val="20"/>
          <w:lang w:val="en-US"/>
        </w:rPr>
        <w:t>webpack</w:t>
      </w:r>
      <w:proofErr w:type="spellEnd"/>
      <w:r w:rsidRPr="00F6053A">
        <w:rPr>
          <w:rStyle w:val="hljs-string"/>
          <w:color w:val="A6E22E"/>
          <w:sz w:val="20"/>
          <w:lang w:val="en-US"/>
        </w:rPr>
        <w:t>-plugin'</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webpack</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w:t>
      </w:r>
      <w:proofErr w:type="spellStart"/>
      <w:r w:rsidRPr="00F6053A">
        <w:rPr>
          <w:rStyle w:val="hljs-string"/>
          <w:color w:val="A6E22E"/>
          <w:sz w:val="20"/>
          <w:lang w:val="en-US"/>
        </w:rPr>
        <w:t>webpack</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
    <w:p w:rsidR="00F6053A" w:rsidRPr="00F6053A" w:rsidRDefault="00F6053A" w:rsidP="00F6053A">
      <w:pPr>
        <w:pStyle w:val="HTMLconformatoprevio"/>
        <w:shd w:val="clear" w:color="auto" w:fill="333333"/>
        <w:rPr>
          <w:rStyle w:val="CdigoHTML"/>
          <w:color w:val="FFFFFF"/>
          <w:sz w:val="20"/>
          <w:lang w:val="en-US"/>
        </w:rPr>
      </w:pPr>
      <w:proofErr w:type="spellStart"/>
      <w:r w:rsidRPr="00F6053A">
        <w:rPr>
          <w:rStyle w:val="hljs-builtin"/>
          <w:color w:val="A6E22E"/>
          <w:sz w:val="20"/>
          <w:lang w:val="en-US"/>
        </w:rPr>
        <w:t>module</w:t>
      </w:r>
      <w:r w:rsidRPr="00F6053A">
        <w:rPr>
          <w:rStyle w:val="CdigoHTML"/>
          <w:color w:val="FFFFFF"/>
          <w:sz w:val="20"/>
          <w:lang w:val="en-US"/>
        </w:rPr>
        <w:t>.exports</w:t>
      </w:r>
      <w:proofErr w:type="spellEnd"/>
      <w:r w:rsidRPr="00F6053A">
        <w:rPr>
          <w:rStyle w:val="CdigoHTML"/>
          <w:color w:val="FFFFFF"/>
          <w:sz w:val="20"/>
          <w:lang w:val="en-US"/>
        </w:rPr>
        <w:t xml:space="preserve"> =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entry</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home</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w:t>
      </w:r>
      <w:r w:rsidRPr="00F6053A">
        <w:rPr>
          <w:rStyle w:val="hljs-string"/>
          <w:color w:val="A6E22E"/>
          <w:sz w:val="20"/>
          <w:lang w:val="en-US"/>
        </w:rPr>
        <w:t>'</w:t>
      </w:r>
      <w:proofErr w:type="spellStart"/>
      <w:r w:rsidRPr="00F6053A">
        <w:rPr>
          <w:rStyle w:val="hljs-string"/>
          <w:color w:val="A6E22E"/>
          <w:sz w:val="20"/>
          <w:lang w:val="en-US"/>
        </w:rPr>
        <w:t>src</w:t>
      </w:r>
      <w:proofErr w:type="spellEnd"/>
      <w:r w:rsidRPr="00F6053A">
        <w:rPr>
          <w:rStyle w:val="hljs-string"/>
          <w:color w:val="A6E22E"/>
          <w:sz w:val="20"/>
          <w:lang w:val="en-US"/>
        </w:rPr>
        <w:t>/</w:t>
      </w:r>
      <w:proofErr w:type="spellStart"/>
      <w:r w:rsidRPr="00F6053A">
        <w:rPr>
          <w:rStyle w:val="hljs-string"/>
          <w:color w:val="A6E22E"/>
          <w:sz w:val="20"/>
          <w:lang w:val="en-US"/>
        </w:rPr>
        <w:t>js</w:t>
      </w:r>
      <w:proofErr w:type="spellEnd"/>
      <w:r w:rsidRPr="00F6053A">
        <w:rPr>
          <w:rStyle w:val="hljs-string"/>
          <w:color w:val="A6E22E"/>
          <w:sz w:val="20"/>
          <w:lang w:val="en-US"/>
        </w:rPr>
        <w:t>/index.js'</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mode</w:t>
      </w:r>
      <w:proofErr w:type="gramEnd"/>
      <w:r w:rsidRPr="00F6053A">
        <w:rPr>
          <w:rStyle w:val="CdigoHTML"/>
          <w:color w:val="FFFFFF"/>
          <w:sz w:val="20"/>
          <w:lang w:val="en-US"/>
        </w:rPr>
        <w:t xml:space="preserve">: </w:t>
      </w:r>
      <w:r w:rsidRPr="00F6053A">
        <w:rPr>
          <w:rStyle w:val="hljs-string"/>
          <w:color w:val="A6E22E"/>
          <w:sz w:val="20"/>
          <w:lang w:val="en-US"/>
        </w:rPr>
        <w:t>'development'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output</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path</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dist</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filename</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js</w:t>
      </w:r>
      <w:proofErr w:type="spellEnd"/>
      <w:r w:rsidRPr="00F6053A">
        <w:rPr>
          <w:rStyle w:val="hljs-string"/>
          <w:color w:val="A6E22E"/>
          <w:sz w:val="20"/>
          <w:lang w:val="en-US"/>
        </w:rPr>
        <w:t>/[name].</w:t>
      </w:r>
      <w:proofErr w:type="spellStart"/>
      <w:r w:rsidRPr="00F6053A">
        <w:rPr>
          <w:rStyle w:val="hljs-string"/>
          <w:color w:val="A6E22E"/>
          <w:sz w:val="20"/>
          <w:lang w:val="en-US"/>
        </w:rPr>
        <w:t>js</w:t>
      </w:r>
      <w:proofErr w:type="spell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spellStart"/>
      <w:proofErr w:type="gramStart"/>
      <w:r w:rsidRPr="00F6053A">
        <w:rPr>
          <w:rStyle w:val="hljs-attribute"/>
          <w:color w:val="BF79DB"/>
          <w:sz w:val="20"/>
          <w:lang w:val="en-US"/>
        </w:rPr>
        <w:t>devServer</w:t>
      </w:r>
      <w:proofErr w:type="spellEnd"/>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hot</w:t>
      </w:r>
      <w:proofErr w:type="gramEnd"/>
      <w:r w:rsidRPr="00F6053A">
        <w:rPr>
          <w:rStyle w:val="CdigoHTML"/>
          <w:color w:val="FFFFFF"/>
          <w:sz w:val="20"/>
          <w:lang w:val="en-US"/>
        </w:rPr>
        <w:t xml:space="preserve">: </w:t>
      </w:r>
      <w:r w:rsidRPr="00F6053A">
        <w:rPr>
          <w:rStyle w:val="hljs-literal"/>
          <w:b/>
          <w:bCs/>
          <w:color w:val="F92672"/>
          <w:sz w:val="20"/>
          <w:lang w:val="en-US"/>
        </w:rPr>
        <w:t>true</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open</w:t>
      </w:r>
      <w:proofErr w:type="gramEnd"/>
      <w:r w:rsidRPr="00F6053A">
        <w:rPr>
          <w:rStyle w:val="CdigoHTML"/>
          <w:color w:val="FFFFFF"/>
          <w:sz w:val="20"/>
          <w:lang w:val="en-US"/>
        </w:rPr>
        <w:t xml:space="preserve">: </w:t>
      </w:r>
      <w:r w:rsidRPr="00F6053A">
        <w:rPr>
          <w:rStyle w:val="hljs-literal"/>
          <w:b/>
          <w:bCs/>
          <w:color w:val="F92672"/>
          <w:sz w:val="20"/>
          <w:lang w:val="en-US"/>
        </w:rPr>
        <w:t>true</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port</w:t>
      </w:r>
      <w:proofErr w:type="gramEnd"/>
      <w:r w:rsidRPr="00F6053A">
        <w:rPr>
          <w:rStyle w:val="CdigoHTML"/>
          <w:color w:val="FFFFFF"/>
          <w:sz w:val="20"/>
          <w:lang w:val="en-US"/>
        </w:rPr>
        <w:t xml:space="preserve">: </w:t>
      </w:r>
      <w:r w:rsidRPr="00F6053A">
        <w:rPr>
          <w:rStyle w:val="hljs-number"/>
          <w:color w:val="FFFFFF"/>
          <w:sz w:val="20"/>
          <w:lang w:val="en-US"/>
        </w:rPr>
        <w:t>9000</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module</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rules</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lastRenderedPageBreak/>
        <w:t xml:space="preserve">        </w:t>
      </w:r>
      <w:proofErr w:type="gramStart"/>
      <w:r w:rsidRPr="00F6053A">
        <w:rPr>
          <w:rStyle w:val="hljs-attribute"/>
          <w:color w:val="BF79DB"/>
          <w:sz w:val="20"/>
          <w:lang w:val="en-US"/>
        </w:rPr>
        <w:t>test</w:t>
      </w:r>
      <w:proofErr w:type="gramEnd"/>
      <w:r w:rsidRPr="00F6053A">
        <w:rPr>
          <w:rStyle w:val="CdigoHTML"/>
          <w:color w:val="FFFFFF"/>
          <w:sz w:val="20"/>
          <w:lang w:val="en-US"/>
        </w:rPr>
        <w:t>: /\.</w:t>
      </w:r>
      <w:proofErr w:type="spellStart"/>
      <w:r w:rsidRPr="00F6053A">
        <w:rPr>
          <w:rStyle w:val="CdigoHTML"/>
          <w:color w:val="FFFFFF"/>
          <w:sz w:val="20"/>
          <w:lang w:val="en-US"/>
        </w:rPr>
        <w:t>js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use</w:t>
      </w:r>
      <w:proofErr w:type="gramEnd"/>
      <w:r w:rsidRPr="00F6053A">
        <w:rPr>
          <w:rStyle w:val="CdigoHTML"/>
          <w:color w:val="FFFFFF"/>
          <w:sz w:val="20"/>
          <w:lang w:val="en-US"/>
        </w:rPr>
        <w:t xml:space="preserve">: </w:t>
      </w:r>
      <w:r w:rsidRPr="00F6053A">
        <w:rPr>
          <w:rStyle w:val="hljs-string"/>
          <w:color w:val="A6E22E"/>
          <w:sz w:val="20"/>
          <w:lang w:val="en-US"/>
        </w:rPr>
        <w:t>'babel-loader'</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exclude</w:t>
      </w:r>
      <w:proofErr w:type="gramEnd"/>
      <w:r w:rsidRPr="00F6053A">
        <w:rPr>
          <w:rStyle w:val="CdigoHTML"/>
          <w:color w:val="FFFFFF"/>
          <w:sz w:val="20"/>
          <w:lang w:val="en-US"/>
        </w:rPr>
        <w:t>: /</w:t>
      </w:r>
      <w:proofErr w:type="spellStart"/>
      <w:r w:rsidRPr="00F6053A">
        <w:rPr>
          <w:rStyle w:val="CdigoHTML"/>
          <w:color w:val="FFFFFF"/>
          <w:sz w:val="20"/>
          <w:lang w:val="en-US"/>
        </w:rPr>
        <w:t>node_modules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test</w:t>
      </w:r>
      <w:proofErr w:type="gramEnd"/>
      <w:r w:rsidRPr="00F6053A">
        <w:rPr>
          <w:rStyle w:val="CdigoHTML"/>
          <w:color w:val="FFFFFF"/>
          <w:sz w:val="20"/>
          <w:lang w:val="en-US"/>
        </w:rPr>
        <w:t>: /\.</w:t>
      </w:r>
      <w:proofErr w:type="spellStart"/>
      <w:r w:rsidRPr="00F6053A">
        <w:rPr>
          <w:rStyle w:val="CdigoHTML"/>
          <w:color w:val="FFFFFF"/>
          <w:sz w:val="20"/>
          <w:lang w:val="en-US"/>
        </w:rPr>
        <w:t>css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use</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w:t>
      </w:r>
      <w:proofErr w:type="gramStart"/>
      <w:r w:rsidRPr="00F6053A">
        <w:rPr>
          <w:rStyle w:val="hljs-string"/>
          <w:color w:val="A6E22E"/>
          <w:sz w:val="20"/>
          <w:lang w:val="en-US"/>
        </w:rPr>
        <w:t>style-loader</w:t>
      </w:r>
      <w:proofErr w:type="gram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w:t>
      </w:r>
      <w:proofErr w:type="spellStart"/>
      <w:proofErr w:type="gramStart"/>
      <w:r w:rsidRPr="00F6053A">
        <w:rPr>
          <w:rStyle w:val="hljs-string"/>
          <w:color w:val="A6E22E"/>
          <w:sz w:val="20"/>
          <w:lang w:val="en-US"/>
        </w:rPr>
        <w:t>css</w:t>
      </w:r>
      <w:proofErr w:type="spellEnd"/>
      <w:r w:rsidRPr="00F6053A">
        <w:rPr>
          <w:rStyle w:val="hljs-string"/>
          <w:color w:val="A6E22E"/>
          <w:sz w:val="20"/>
          <w:lang w:val="en-US"/>
        </w:rPr>
        <w:t>-loader</w:t>
      </w:r>
      <w:proofErr w:type="gram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plugins</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keyword"/>
          <w:b/>
          <w:bCs/>
          <w:color w:val="F92672"/>
          <w:sz w:val="20"/>
          <w:lang w:val="en-US"/>
        </w:rPr>
        <w:t>new</w:t>
      </w:r>
      <w:proofErr w:type="gramEnd"/>
      <w:r w:rsidRPr="00F6053A">
        <w:rPr>
          <w:rStyle w:val="CdigoHTML"/>
          <w:color w:val="FFFFFF"/>
          <w:sz w:val="20"/>
          <w:lang w:val="en-US"/>
        </w:rPr>
        <w:t xml:space="preserve"> </w:t>
      </w:r>
      <w:proofErr w:type="spellStart"/>
      <w:r w:rsidRPr="00F6053A">
        <w:rPr>
          <w:rStyle w:val="CdigoHTML"/>
          <w:color w:val="FFFFFF"/>
          <w:sz w:val="20"/>
          <w:lang w:val="en-US"/>
        </w:rPr>
        <w:t>webpack.HotModuleReplacementPlugin</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keyword"/>
          <w:b/>
          <w:bCs/>
          <w:color w:val="F92672"/>
          <w:sz w:val="20"/>
          <w:lang w:val="en-US"/>
        </w:rPr>
        <w:t>new</w:t>
      </w:r>
      <w:proofErr w:type="gramEnd"/>
      <w:r w:rsidRPr="00F6053A">
        <w:rPr>
          <w:rStyle w:val="CdigoHTML"/>
          <w:color w:val="FFFFFF"/>
          <w:sz w:val="20"/>
          <w:lang w:val="en-US"/>
        </w:rPr>
        <w:t xml:space="preserve"> </w:t>
      </w:r>
      <w:proofErr w:type="spellStart"/>
      <w:r w:rsidRPr="00F6053A">
        <w:rPr>
          <w:rStyle w:val="CdigoHTML"/>
          <w:color w:val="FFFFFF"/>
          <w:sz w:val="20"/>
          <w:lang w:val="en-US"/>
        </w:rPr>
        <w:t>HtmlWebpackPlugin</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title</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webpack</w:t>
      </w:r>
      <w:proofErr w:type="spellEnd"/>
      <w:r w:rsidRPr="00F6053A">
        <w:rPr>
          <w:rStyle w:val="hljs-string"/>
          <w:color w:val="A6E22E"/>
          <w:sz w:val="20"/>
          <w:lang w:val="en-US"/>
        </w:rPr>
        <w:t>-</w:t>
      </w:r>
      <w:proofErr w:type="spellStart"/>
      <w:r w:rsidRPr="00F6053A">
        <w:rPr>
          <w:rStyle w:val="hljs-string"/>
          <w:color w:val="A6E22E"/>
          <w:sz w:val="20"/>
          <w:lang w:val="en-US"/>
        </w:rPr>
        <w:t>dev</w:t>
      </w:r>
      <w:proofErr w:type="spellEnd"/>
      <w:r w:rsidRPr="00F6053A">
        <w:rPr>
          <w:rStyle w:val="hljs-string"/>
          <w:color w:val="A6E22E"/>
          <w:sz w:val="20"/>
          <w:lang w:val="en-US"/>
        </w:rPr>
        <w:t>-server'</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template</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 xml:space="preserve">, </w:t>
      </w:r>
      <w:r w:rsidRPr="00F6053A">
        <w:rPr>
          <w:rStyle w:val="hljs-string"/>
          <w:color w:val="A6E22E"/>
          <w:sz w:val="20"/>
          <w:lang w:val="en-US"/>
        </w:rPr>
        <w:t>'index.html'</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&lt;h1&gt;2-Index.html&lt;/h1&gt;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meta"/>
          <w:color w:val="75715E"/>
          <w:sz w:val="20"/>
          <w:lang w:val="en-US"/>
        </w:rPr>
        <w:t>&lt;!DOCTYPE</w:t>
      </w:r>
      <w:proofErr w:type="gramEnd"/>
      <w:r w:rsidRPr="00F6053A">
        <w:rPr>
          <w:rStyle w:val="hljs-meta"/>
          <w:color w:val="75715E"/>
          <w:sz w:val="20"/>
          <w:lang w:val="en-US"/>
        </w:rPr>
        <w:t xml:space="preserve"> html&gt;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html</w:t>
      </w:r>
      <w:r w:rsidRPr="00F6053A">
        <w:rPr>
          <w:rStyle w:val="hljs-tag"/>
          <w:color w:val="F92672"/>
          <w:sz w:val="20"/>
          <w:lang w:val="en-US"/>
        </w:rPr>
        <w:t xml:space="preserve"> </w:t>
      </w:r>
      <w:proofErr w:type="spellStart"/>
      <w:proofErr w:type="gramStart"/>
      <w:r w:rsidRPr="00F6053A">
        <w:rPr>
          <w:rStyle w:val="hljs-attr"/>
          <w:color w:val="F92672"/>
          <w:sz w:val="20"/>
          <w:lang w:val="en-US"/>
        </w:rPr>
        <w:t>lang</w:t>
      </w:r>
      <w:proofErr w:type="spellEnd"/>
      <w:proofErr w:type="gramEnd"/>
      <w:r w:rsidRPr="00F6053A">
        <w:rPr>
          <w:rStyle w:val="hljs-tag"/>
          <w:color w:val="F92672"/>
          <w:sz w:val="20"/>
          <w:lang w:val="en-US"/>
        </w:rPr>
        <w:t>=</w:t>
      </w:r>
      <w:r w:rsidRPr="00F6053A">
        <w:rPr>
          <w:rStyle w:val="hljs-string"/>
          <w:color w:val="A6E22E"/>
          <w:sz w:val="20"/>
          <w:lang w:val="en-US"/>
        </w:rPr>
        <w:t>"en"</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proofErr w:type="gramStart"/>
      <w:r w:rsidRPr="00F6053A">
        <w:rPr>
          <w:rStyle w:val="hljs-name"/>
          <w:color w:val="F92672"/>
          <w:sz w:val="20"/>
          <w:lang w:val="en-US"/>
        </w:rPr>
        <w:t>head</w:t>
      </w:r>
      <w:proofErr w:type="gramEnd"/>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charset</w:t>
      </w:r>
      <w:r w:rsidRPr="00F6053A">
        <w:rPr>
          <w:rStyle w:val="hljs-tag"/>
          <w:color w:val="F92672"/>
          <w:sz w:val="20"/>
          <w:lang w:val="en-US"/>
        </w:rPr>
        <w:t>=</w:t>
      </w:r>
      <w:r w:rsidRPr="00F6053A">
        <w:rPr>
          <w:rStyle w:val="hljs-string"/>
          <w:color w:val="A6E22E"/>
          <w:sz w:val="20"/>
          <w:lang w:val="en-US"/>
        </w:rPr>
        <w:t>"UTF-8"</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name</w:t>
      </w:r>
      <w:r w:rsidRPr="00F6053A">
        <w:rPr>
          <w:rStyle w:val="hljs-tag"/>
          <w:color w:val="F92672"/>
          <w:sz w:val="20"/>
          <w:lang w:val="en-US"/>
        </w:rPr>
        <w:t>=</w:t>
      </w:r>
      <w:r w:rsidRPr="00F6053A">
        <w:rPr>
          <w:rStyle w:val="hljs-string"/>
          <w:color w:val="A6E22E"/>
          <w:sz w:val="20"/>
          <w:lang w:val="en-US"/>
        </w:rPr>
        <w:t>"viewport"</w:t>
      </w:r>
      <w:r w:rsidRPr="00F6053A">
        <w:rPr>
          <w:rStyle w:val="hljs-tag"/>
          <w:color w:val="F92672"/>
          <w:sz w:val="20"/>
          <w:lang w:val="en-US"/>
        </w:rPr>
        <w:t xml:space="preserve"> </w:t>
      </w:r>
      <w:r w:rsidRPr="00F6053A">
        <w:rPr>
          <w:rStyle w:val="hljs-attr"/>
          <w:color w:val="F92672"/>
          <w:sz w:val="20"/>
          <w:lang w:val="en-US"/>
        </w:rPr>
        <w:t>content</w:t>
      </w:r>
      <w:r w:rsidRPr="00F6053A">
        <w:rPr>
          <w:rStyle w:val="hljs-tag"/>
          <w:color w:val="F92672"/>
          <w:sz w:val="20"/>
          <w:lang w:val="en-US"/>
        </w:rPr>
        <w:t>=</w:t>
      </w:r>
      <w:r w:rsidRPr="00F6053A">
        <w:rPr>
          <w:rStyle w:val="hljs-string"/>
          <w:color w:val="A6E22E"/>
          <w:sz w:val="20"/>
          <w:lang w:val="en-US"/>
        </w:rPr>
        <w:t>"width=device-width, initial-scale=1.0"</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http-</w:t>
      </w:r>
      <w:proofErr w:type="spellStart"/>
      <w:r w:rsidRPr="00F6053A">
        <w:rPr>
          <w:rStyle w:val="hljs-attr"/>
          <w:color w:val="F92672"/>
          <w:sz w:val="20"/>
          <w:lang w:val="en-US"/>
        </w:rPr>
        <w:t>equiv</w:t>
      </w:r>
      <w:proofErr w:type="spellEnd"/>
      <w:r w:rsidRPr="00F6053A">
        <w:rPr>
          <w:rStyle w:val="hljs-tag"/>
          <w:color w:val="F92672"/>
          <w:sz w:val="20"/>
          <w:lang w:val="en-US"/>
        </w:rPr>
        <w:t>=</w:t>
      </w:r>
      <w:r w:rsidRPr="00F6053A">
        <w:rPr>
          <w:rStyle w:val="hljs-string"/>
          <w:color w:val="A6E22E"/>
          <w:sz w:val="20"/>
          <w:lang w:val="en-US"/>
        </w:rPr>
        <w:t>"X-UA-Compatible"</w:t>
      </w:r>
      <w:r w:rsidRPr="00F6053A">
        <w:rPr>
          <w:rStyle w:val="hljs-tag"/>
          <w:color w:val="F92672"/>
          <w:sz w:val="20"/>
          <w:lang w:val="en-US"/>
        </w:rPr>
        <w:t xml:space="preserve"> </w:t>
      </w:r>
      <w:r w:rsidRPr="00F6053A">
        <w:rPr>
          <w:rStyle w:val="hljs-attr"/>
          <w:color w:val="F92672"/>
          <w:sz w:val="20"/>
          <w:lang w:val="en-US"/>
        </w:rPr>
        <w:t>content</w:t>
      </w:r>
      <w:r w:rsidRPr="00F6053A">
        <w:rPr>
          <w:rStyle w:val="hljs-tag"/>
          <w:color w:val="F92672"/>
          <w:sz w:val="20"/>
          <w:lang w:val="en-US"/>
        </w:rPr>
        <w:t>=</w:t>
      </w:r>
      <w:r w:rsidRPr="00F6053A">
        <w:rPr>
          <w:rStyle w:val="hljs-string"/>
          <w:color w:val="A6E22E"/>
          <w:sz w:val="20"/>
          <w:lang w:val="en-US"/>
        </w:rPr>
        <w:t>"</w:t>
      </w:r>
      <w:proofErr w:type="spellStart"/>
      <w:r w:rsidRPr="00F6053A">
        <w:rPr>
          <w:rStyle w:val="hljs-string"/>
          <w:color w:val="A6E22E"/>
          <w:sz w:val="20"/>
          <w:lang w:val="en-US"/>
        </w:rPr>
        <w:t>ie</w:t>
      </w:r>
      <w:proofErr w:type="spellEnd"/>
      <w:r w:rsidRPr="00F6053A">
        <w:rPr>
          <w:rStyle w:val="hljs-string"/>
          <w:color w:val="A6E22E"/>
          <w:sz w:val="20"/>
          <w:lang w:val="en-US"/>
        </w:rPr>
        <w:t>=edge"</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title</w:t>
      </w:r>
      <w:r w:rsidRPr="00F6053A">
        <w:rPr>
          <w:rStyle w:val="hljs-tag"/>
          <w:color w:val="F92672"/>
          <w:sz w:val="20"/>
          <w:lang w:val="en-US"/>
        </w:rPr>
        <w:t>&gt;</w:t>
      </w:r>
      <w:proofErr w:type="gramEnd"/>
      <w:r w:rsidRPr="00F6053A">
        <w:rPr>
          <w:rStyle w:val="CdigoHTML"/>
          <w:color w:val="FFFFFF"/>
          <w:sz w:val="20"/>
          <w:lang w:val="en-US"/>
        </w:rPr>
        <w:t>Document</w:t>
      </w:r>
      <w:r w:rsidRPr="00F6053A">
        <w:rPr>
          <w:rStyle w:val="hljs-tag"/>
          <w:color w:val="F92672"/>
          <w:sz w:val="20"/>
          <w:lang w:val="en-US"/>
        </w:rPr>
        <w:t>&lt;/</w:t>
      </w:r>
      <w:r w:rsidRPr="00F6053A">
        <w:rPr>
          <w:rStyle w:val="hljs-name"/>
          <w:color w:val="F92672"/>
          <w:sz w:val="20"/>
          <w:lang w:val="en-US"/>
        </w:rPr>
        <w:t>title</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head</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proofErr w:type="gramStart"/>
      <w:r w:rsidRPr="00F6053A">
        <w:rPr>
          <w:rStyle w:val="hljs-name"/>
          <w:color w:val="F92672"/>
          <w:sz w:val="20"/>
          <w:lang w:val="en-US"/>
        </w:rPr>
        <w:t>body</w:t>
      </w:r>
      <w:proofErr w:type="gramEnd"/>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r w:rsidRPr="00F6053A">
        <w:rPr>
          <w:rStyle w:val="hljs-name"/>
          <w:color w:val="F92672"/>
          <w:sz w:val="20"/>
          <w:lang w:val="en-US"/>
        </w:rPr>
        <w:t>section</w:t>
      </w:r>
      <w:r w:rsidRPr="00F6053A">
        <w:rPr>
          <w:rStyle w:val="hljs-tag"/>
          <w:color w:val="F92672"/>
          <w:sz w:val="20"/>
          <w:lang w:val="en-US"/>
        </w:rPr>
        <w:t xml:space="preserve"> </w:t>
      </w:r>
      <w:r w:rsidRPr="00F6053A">
        <w:rPr>
          <w:rStyle w:val="hljs-attr"/>
          <w:color w:val="F92672"/>
          <w:sz w:val="20"/>
          <w:lang w:val="en-US"/>
        </w:rPr>
        <w:t>id</w:t>
      </w:r>
      <w:r w:rsidRPr="00F6053A">
        <w:rPr>
          <w:rStyle w:val="hljs-tag"/>
          <w:color w:val="F92672"/>
          <w:sz w:val="20"/>
          <w:lang w:val="en-US"/>
        </w:rPr>
        <w:t>=</w:t>
      </w:r>
      <w:r w:rsidRPr="00F6053A">
        <w:rPr>
          <w:rStyle w:val="hljs-string"/>
          <w:color w:val="A6E22E"/>
          <w:sz w:val="20"/>
          <w:lang w:val="en-US"/>
        </w:rPr>
        <w:t>"container"</w:t>
      </w:r>
      <w:r w:rsidRPr="00F6053A">
        <w:rPr>
          <w:rStyle w:val="hljs-tag"/>
          <w:color w:val="F92672"/>
          <w:sz w:val="20"/>
          <w:lang w:val="en-US"/>
        </w:rPr>
        <w:t>&gt;&lt;/</w:t>
      </w:r>
      <w:r w:rsidRPr="00F6053A">
        <w:rPr>
          <w:rStyle w:val="hljs-name"/>
          <w:color w:val="F92672"/>
          <w:sz w:val="20"/>
          <w:lang w:val="en-US"/>
        </w:rPr>
        <w:t>section</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body</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html</w:t>
      </w:r>
      <w:r w:rsidRPr="00F6053A">
        <w:rPr>
          <w:rStyle w:val="hljs-tag"/>
          <w:color w:val="F92672"/>
          <w:sz w:val="20"/>
          <w:lang w:val="en-US"/>
        </w:rPr>
        <w:t>&gt;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&lt;h1&gt;3- .</w:t>
      </w:r>
      <w:proofErr w:type="spellStart"/>
      <w:r w:rsidRPr="00F6053A">
        <w:rPr>
          <w:rFonts w:ascii="Arial" w:hAnsi="Arial" w:cs="Arial"/>
          <w:color w:val="4A4A4A"/>
          <w:sz w:val="20"/>
          <w:szCs w:val="20"/>
          <w:shd w:val="clear" w:color="auto" w:fill="FFFFFF"/>
          <w:lang w:val="en-US"/>
        </w:rPr>
        <w:t>babelrc</w:t>
      </w:r>
      <w:proofErr w:type="spellEnd"/>
      <w:r w:rsidRPr="00F6053A">
        <w:rPr>
          <w:rFonts w:ascii="Arial" w:hAnsi="Arial" w:cs="Arial"/>
          <w:color w:val="4A4A4A"/>
          <w:sz w:val="20"/>
          <w:szCs w:val="20"/>
          <w:shd w:val="clear" w:color="auto" w:fill="FFFFFF"/>
          <w:lang w:val="en-US"/>
        </w:rPr>
        <w:t>&lt;/h1&gt;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attr"/>
          <w:color w:val="FFFFFF"/>
          <w:sz w:val="20"/>
          <w:lang w:val="en-US"/>
        </w:rPr>
        <w:t>"</w:t>
      </w:r>
      <w:proofErr w:type="gramStart"/>
      <w:r w:rsidRPr="00F6053A">
        <w:rPr>
          <w:rStyle w:val="hljs-attr"/>
          <w:color w:val="FFFFFF"/>
          <w:sz w:val="20"/>
          <w:lang w:val="en-US"/>
        </w:rPr>
        <w:t>plugins</w:t>
      </w:r>
      <w:proofErr w:type="gramEnd"/>
      <w:r w:rsidRPr="00F6053A">
        <w:rPr>
          <w:rStyle w:val="hljs-attr"/>
          <w:color w:val="FFFFFF"/>
          <w:sz w:val="20"/>
          <w:lang w:val="en-US"/>
        </w:rPr>
        <w:t>"</w:t>
      </w:r>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"@babel/plugin-transform-runtime"</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attr"/>
          <w:color w:val="FFFFFF"/>
          <w:sz w:val="20"/>
          <w:lang w:val="en-US"/>
        </w:rPr>
        <w:t>"</w:t>
      </w:r>
      <w:proofErr w:type="gramStart"/>
      <w:r w:rsidRPr="00F6053A">
        <w:rPr>
          <w:rStyle w:val="hljs-attr"/>
          <w:color w:val="FFFFFF"/>
          <w:sz w:val="20"/>
          <w:lang w:val="en-US"/>
        </w:rPr>
        <w:t>presets</w:t>
      </w:r>
      <w:proofErr w:type="gramEnd"/>
      <w:r w:rsidRPr="00F6053A">
        <w:rPr>
          <w:rStyle w:val="hljs-attr"/>
          <w:color w:val="FFFFFF"/>
          <w:sz w:val="20"/>
          <w:lang w:val="en-US"/>
        </w:rPr>
        <w:t>"</w:t>
      </w:r>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"@babel/preset-</w:t>
      </w:r>
      <w:proofErr w:type="spellStart"/>
      <w:r w:rsidRPr="00F6053A">
        <w:rPr>
          <w:rStyle w:val="hljs-string"/>
          <w:color w:val="A6E22E"/>
          <w:sz w:val="20"/>
          <w:lang w:val="en-US"/>
        </w:rPr>
        <w:t>env</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"@babel/preset-react"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 xml:space="preserve">&lt;h1&gt;4- </w:t>
      </w:r>
      <w:proofErr w:type="spellStart"/>
      <w:r w:rsidRPr="00F6053A">
        <w:rPr>
          <w:rFonts w:ascii="Arial" w:hAnsi="Arial" w:cs="Arial"/>
          <w:color w:val="4A4A4A"/>
          <w:sz w:val="20"/>
          <w:szCs w:val="20"/>
          <w:shd w:val="clear" w:color="auto" w:fill="FFFFFF"/>
          <w:lang w:val="en-US"/>
        </w:rPr>
        <w:t>src</w:t>
      </w:r>
      <w:proofErr w:type="spellEnd"/>
      <w:r w:rsidRPr="00F6053A">
        <w:rPr>
          <w:rFonts w:ascii="Arial" w:hAnsi="Arial" w:cs="Arial"/>
          <w:color w:val="4A4A4A"/>
          <w:sz w:val="20"/>
          <w:szCs w:val="20"/>
          <w:shd w:val="clear" w:color="auto" w:fill="FFFFFF"/>
          <w:lang w:val="en-US"/>
        </w:rPr>
        <w:t>/index.js&lt;/h1&gt;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proofErr w:type="gramStart"/>
      <w:r w:rsidRPr="00F6053A">
        <w:rPr>
          <w:rStyle w:val="hljs-string"/>
          <w:color w:val="A6E22E"/>
          <w:sz w:val="20"/>
          <w:lang w:val="en-US"/>
        </w:rPr>
        <w:t>css</w:t>
      </w:r>
      <w:proofErr w:type="spellEnd"/>
      <w:r w:rsidRPr="00F6053A">
        <w:rPr>
          <w:rStyle w:val="hljs-string"/>
          <w:color w:val="A6E22E"/>
          <w:sz w:val="20"/>
          <w:lang w:val="en-US"/>
        </w:rPr>
        <w:t>/index.css'</w:t>
      </w:r>
      <w:proofErr w:type="gramEnd"/>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React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 render }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roofErr w:type="spellStart"/>
      <w:r w:rsidRPr="00F6053A">
        <w:rPr>
          <w:rStyle w:val="hljs-string"/>
          <w:color w:val="A6E22E"/>
          <w:sz w:val="20"/>
          <w:lang w:val="en-US"/>
        </w:rPr>
        <w:t>dom</w:t>
      </w:r>
      <w:proofErr w:type="spell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App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'./components/app'</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CdigoHTML"/>
          <w:color w:val="FFFFFF"/>
          <w:sz w:val="20"/>
          <w:lang w:val="en-US"/>
        </w:rPr>
        <w:t>render(</w:t>
      </w:r>
      <w:proofErr w:type="gramEnd"/>
      <w:r w:rsidRPr="00F6053A">
        <w:rPr>
          <w:rStyle w:val="CdigoHTML"/>
          <w:color w:val="FFFFFF"/>
          <w:sz w:val="20"/>
          <w:lang w:val="en-US"/>
        </w:rPr>
        <w:t xml:space="preserve">&lt;App /&gt;, </w:t>
      </w:r>
      <w:proofErr w:type="spellStart"/>
      <w:r w:rsidRPr="00F6053A">
        <w:rPr>
          <w:rStyle w:val="hljs-builtin"/>
          <w:color w:val="A6E22E"/>
          <w:sz w:val="20"/>
          <w:lang w:val="en-US"/>
        </w:rPr>
        <w:t>document</w:t>
      </w:r>
      <w:r w:rsidRPr="00F6053A">
        <w:rPr>
          <w:rStyle w:val="CdigoHTML"/>
          <w:color w:val="FFFFFF"/>
          <w:sz w:val="20"/>
          <w:lang w:val="en-US"/>
        </w:rPr>
        <w:t>.getElementById</w:t>
      </w:r>
      <w:proofErr w:type="spellEnd"/>
      <w:r w:rsidRPr="00F6053A">
        <w:rPr>
          <w:rStyle w:val="CdigoHTML"/>
          <w:color w:val="FFFFFF"/>
          <w:sz w:val="20"/>
          <w:lang w:val="en-US"/>
        </w:rPr>
        <w:t>(</w:t>
      </w:r>
      <w:r w:rsidRPr="00F6053A">
        <w:rPr>
          <w:rStyle w:val="hljs-string"/>
          <w:color w:val="A6E22E"/>
          <w:sz w:val="20"/>
          <w:lang w:val="en-US"/>
        </w:rPr>
        <w:t>'container'</w:t>
      </w: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 xml:space="preserve">&lt;h1&gt;5- </w:t>
      </w:r>
      <w:proofErr w:type="spellStart"/>
      <w:r w:rsidRPr="00F6053A">
        <w:rPr>
          <w:rFonts w:ascii="Arial" w:hAnsi="Arial" w:cs="Arial"/>
          <w:color w:val="4A4A4A"/>
          <w:sz w:val="20"/>
          <w:szCs w:val="20"/>
          <w:shd w:val="clear" w:color="auto" w:fill="FFFFFF"/>
          <w:lang w:val="en-US"/>
        </w:rPr>
        <w:t>src</w:t>
      </w:r>
      <w:proofErr w:type="spellEnd"/>
      <w:r w:rsidRPr="00F6053A">
        <w:rPr>
          <w:rFonts w:ascii="Arial" w:hAnsi="Arial" w:cs="Arial"/>
          <w:color w:val="4A4A4A"/>
          <w:sz w:val="20"/>
          <w:szCs w:val="20"/>
          <w:shd w:val="clear" w:color="auto" w:fill="FFFFFF"/>
          <w:lang w:val="en-US"/>
        </w:rPr>
        <w:t>/components/app.js&lt;/h1&gt;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React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
    <w:p w:rsidR="00F6053A" w:rsidRPr="00F6053A" w:rsidRDefault="00F6053A" w:rsidP="00F6053A">
      <w:pPr>
        <w:pStyle w:val="HTMLconformatoprevio"/>
        <w:shd w:val="clear" w:color="auto" w:fill="333333"/>
        <w:rPr>
          <w:rStyle w:val="CdigoHTML"/>
          <w:color w:val="FFFFFF"/>
          <w:sz w:val="20"/>
          <w:lang w:val="en-US"/>
        </w:rPr>
      </w:pP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lastRenderedPageBreak/>
        <w:t>function</w:t>
      </w:r>
      <w:proofErr w:type="gramEnd"/>
      <w:r w:rsidRPr="00F6053A">
        <w:rPr>
          <w:rStyle w:val="hljs-function"/>
          <w:color w:val="FFFFFF"/>
          <w:sz w:val="20"/>
          <w:lang w:val="en-US"/>
        </w:rPr>
        <w:t xml:space="preserve"> </w:t>
      </w:r>
      <w:r w:rsidRPr="00F6053A">
        <w:rPr>
          <w:rStyle w:val="hljs-title"/>
          <w:b/>
          <w:bCs/>
          <w:color w:val="A6E22E"/>
          <w:sz w:val="20"/>
          <w:lang w:val="en-US"/>
        </w:rPr>
        <w:t>App</w:t>
      </w:r>
      <w:r w:rsidRPr="00F6053A">
        <w:rPr>
          <w:rStyle w:val="hljs-function"/>
          <w:color w:val="FFFFFF"/>
          <w:sz w:val="20"/>
          <w:lang w:val="en-US"/>
        </w:rPr>
        <w:t xml:space="preserve">() </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lang w:val="en-US"/>
        </w:rPr>
        <w:t xml:space="preserve">  </w:t>
      </w:r>
      <w:proofErr w:type="spellStart"/>
      <w:proofErr w:type="gramStart"/>
      <w:r w:rsidRPr="00F6053A">
        <w:rPr>
          <w:rStyle w:val="hljs-keyword"/>
          <w:b/>
          <w:bCs/>
          <w:color w:val="F92672"/>
          <w:sz w:val="20"/>
        </w:rPr>
        <w:t>return</w:t>
      </w:r>
      <w:proofErr w:type="spellEnd"/>
      <w:proofErr w:type="gramEnd"/>
      <w:r w:rsidRPr="00F6053A">
        <w:rPr>
          <w:rStyle w:val="CdigoHTML"/>
          <w:color w:val="FFFFFF"/>
          <w:sz w:val="20"/>
        </w:rPr>
        <w:t xml:space="preserve"> (</w:t>
      </w:r>
    </w:p>
    <w:p w:rsidR="00F6053A" w:rsidRPr="00F6053A" w:rsidRDefault="00F6053A" w:rsidP="00F6053A">
      <w:pPr>
        <w:pStyle w:val="HTMLconformatoprevio"/>
        <w:shd w:val="clear" w:color="auto" w:fill="333333"/>
        <w:rPr>
          <w:rStyle w:val="xml"/>
          <w:color w:val="FFFFFF"/>
          <w:sz w:val="20"/>
        </w:rPr>
      </w:pPr>
      <w:r w:rsidRPr="00F6053A">
        <w:rPr>
          <w:rStyle w:val="CdigoHTML"/>
          <w:color w:val="FFFFFF"/>
          <w:sz w:val="20"/>
        </w:rPr>
        <w:t xml:space="preserve">    </w:t>
      </w:r>
      <w:r w:rsidRPr="00F6053A">
        <w:rPr>
          <w:rStyle w:val="hljs-tag"/>
          <w:color w:val="F92672"/>
          <w:sz w:val="20"/>
        </w:rPr>
        <w:t>&lt;</w:t>
      </w:r>
      <w:proofErr w:type="gramStart"/>
      <w:r w:rsidRPr="00F6053A">
        <w:rPr>
          <w:rStyle w:val="hljs-name"/>
          <w:color w:val="F92672"/>
          <w:sz w:val="20"/>
        </w:rPr>
        <w:t>div</w:t>
      </w:r>
      <w:proofErr w:type="gramEnd"/>
      <w:r w:rsidRPr="00F6053A">
        <w:rPr>
          <w:rStyle w:val="hljs-tag"/>
          <w:color w:val="F92672"/>
          <w:sz w:val="20"/>
        </w:rPr>
        <w:t>&gt;</w:t>
      </w:r>
    </w:p>
    <w:p w:rsidR="00F6053A" w:rsidRPr="00F6053A" w:rsidRDefault="00F6053A" w:rsidP="00F6053A">
      <w:pPr>
        <w:pStyle w:val="HTMLconformatoprevio"/>
        <w:shd w:val="clear" w:color="auto" w:fill="333333"/>
        <w:rPr>
          <w:rStyle w:val="xml"/>
          <w:color w:val="FFFFFF"/>
          <w:sz w:val="20"/>
        </w:rPr>
      </w:pPr>
      <w:r w:rsidRPr="00F6053A">
        <w:rPr>
          <w:rStyle w:val="xml"/>
          <w:color w:val="FFFFFF"/>
          <w:sz w:val="20"/>
        </w:rPr>
        <w:t xml:space="preserve">      </w:t>
      </w:r>
      <w:proofErr w:type="gramStart"/>
      <w:r w:rsidRPr="00F6053A">
        <w:rPr>
          <w:rStyle w:val="xml"/>
          <w:color w:val="FFFFFF"/>
          <w:sz w:val="20"/>
        </w:rPr>
        <w:t>que</w:t>
      </w:r>
      <w:proofErr w:type="gramEnd"/>
      <w:r w:rsidRPr="00F6053A">
        <w:rPr>
          <w:rStyle w:val="xml"/>
          <w:color w:val="FFFFFF"/>
          <w:sz w:val="20"/>
        </w:rPr>
        <w:t xml:space="preserve"> linda aplicación hecha en React.js</w:t>
      </w:r>
    </w:p>
    <w:p w:rsidR="00F6053A" w:rsidRPr="00F6053A" w:rsidRDefault="00F6053A" w:rsidP="00F6053A">
      <w:pPr>
        <w:pStyle w:val="HTMLconformatoprevio"/>
        <w:shd w:val="clear" w:color="auto" w:fill="333333"/>
        <w:rPr>
          <w:rStyle w:val="CdigoHTML"/>
          <w:color w:val="FFFFFF"/>
          <w:sz w:val="20"/>
        </w:rPr>
      </w:pPr>
      <w:r w:rsidRPr="00F6053A">
        <w:rPr>
          <w:rStyle w:val="xml"/>
          <w:color w:val="FFFFFF"/>
          <w:sz w:val="20"/>
        </w:rPr>
        <w:t xml:space="preserve">    </w:t>
      </w:r>
      <w:r w:rsidRPr="00F6053A">
        <w:rPr>
          <w:rStyle w:val="hljs-tag"/>
          <w:color w:val="F92672"/>
          <w:sz w:val="20"/>
        </w:rPr>
        <w:t>&lt;/</w:t>
      </w:r>
      <w:proofErr w:type="gramStart"/>
      <w:r w:rsidRPr="00F6053A">
        <w:rPr>
          <w:rStyle w:val="hljs-name"/>
          <w:color w:val="F92672"/>
          <w:sz w:val="20"/>
        </w:rPr>
        <w:t>div</w:t>
      </w:r>
      <w:proofErr w:type="gramEnd"/>
      <w:r w:rsidRPr="00F6053A">
        <w:rPr>
          <w:rStyle w:val="hljs-tag"/>
          <w:color w:val="F92672"/>
          <w:sz w:val="20"/>
        </w:rPr>
        <w:t>&gt;</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rPr>
        <w:t xml:space="preserve">  )</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rPr>
        <w:t>}</w:t>
      </w:r>
    </w:p>
    <w:p w:rsidR="00F6053A" w:rsidRPr="00F6053A" w:rsidRDefault="00F6053A" w:rsidP="00F6053A">
      <w:pPr>
        <w:pStyle w:val="HTMLconformatoprevio"/>
        <w:shd w:val="clear" w:color="auto" w:fill="333333"/>
        <w:rPr>
          <w:rStyle w:val="CdigoHTML"/>
          <w:color w:val="FFFFFF"/>
          <w:sz w:val="20"/>
        </w:rPr>
      </w:pPr>
    </w:p>
    <w:p w:rsidR="00F6053A" w:rsidRPr="00F6053A" w:rsidRDefault="00F6053A" w:rsidP="00F6053A">
      <w:pPr>
        <w:pStyle w:val="HTMLconformatoprevio"/>
        <w:shd w:val="clear" w:color="auto" w:fill="333333"/>
        <w:rPr>
          <w:color w:val="FFFFFF"/>
          <w:sz w:val="20"/>
        </w:rPr>
      </w:pPr>
      <w:proofErr w:type="spellStart"/>
      <w:proofErr w:type="gramStart"/>
      <w:r w:rsidRPr="00F6053A">
        <w:rPr>
          <w:rStyle w:val="hljs-keyword"/>
          <w:b/>
          <w:bCs/>
          <w:color w:val="F92672"/>
          <w:sz w:val="20"/>
        </w:rPr>
        <w:t>export</w:t>
      </w:r>
      <w:proofErr w:type="spellEnd"/>
      <w:proofErr w:type="gramEnd"/>
      <w:r w:rsidRPr="00F6053A">
        <w:rPr>
          <w:rStyle w:val="CdigoHTML"/>
          <w:color w:val="FFFFFF"/>
          <w:sz w:val="20"/>
        </w:rPr>
        <w:t xml:space="preserve"> </w:t>
      </w:r>
      <w:r w:rsidRPr="00F6053A">
        <w:rPr>
          <w:rStyle w:val="hljs-keyword"/>
          <w:b/>
          <w:bCs/>
          <w:color w:val="F92672"/>
          <w:sz w:val="20"/>
        </w:rPr>
        <w:t>default</w:t>
      </w:r>
      <w:r w:rsidRPr="00F6053A">
        <w:rPr>
          <w:rStyle w:val="CdigoHTML"/>
          <w:color w:val="FFFFFF"/>
          <w:sz w:val="20"/>
        </w:rPr>
        <w:t xml:space="preserve"> App</w:t>
      </w:r>
    </w:p>
    <w:p w:rsidR="00905D9A" w:rsidRDefault="00905D9A" w:rsidP="0055699E">
      <w:pPr>
        <w:shd w:val="clear" w:color="auto" w:fill="FFFFFF"/>
        <w:spacing w:before="0" w:after="0" w:line="240" w:lineRule="auto"/>
        <w:rPr>
          <w:rFonts w:ascii="Arial" w:hAnsi="Arial" w:cs="Arial"/>
          <w:color w:val="4A4A4A"/>
          <w:sz w:val="20"/>
          <w:szCs w:val="20"/>
          <w:lang w:val="en-US"/>
        </w:rPr>
      </w:pPr>
    </w:p>
    <w:p w:rsidR="00F6053A" w:rsidRDefault="00F6053A" w:rsidP="0055699E">
      <w:pPr>
        <w:shd w:val="clear" w:color="auto" w:fill="FFFFFF"/>
        <w:spacing w:before="0" w:after="0" w:line="240" w:lineRule="auto"/>
        <w:rPr>
          <w:rFonts w:ascii="Arial" w:hAnsi="Arial" w:cs="Arial"/>
          <w:color w:val="4A4A4A"/>
          <w:sz w:val="20"/>
          <w:szCs w:val="20"/>
          <w:lang w:val="en-US"/>
        </w:rPr>
      </w:pPr>
      <w:r w:rsidRPr="00F6053A">
        <w:rPr>
          <w:rFonts w:ascii="Arial" w:hAnsi="Arial" w:cs="Arial"/>
          <w:color w:val="4A4A4A"/>
          <w:sz w:val="20"/>
          <w:szCs w:val="20"/>
          <w:lang w:val="en-US"/>
        </w:rPr>
        <w:drawing>
          <wp:inline distT="0" distB="0" distL="0" distR="0" wp14:anchorId="44547E0E" wp14:editId="5A4B2EB7">
            <wp:extent cx="5732145" cy="32416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3241675"/>
                    </a:xfrm>
                    <a:prstGeom prst="rect">
                      <a:avLst/>
                    </a:prstGeom>
                  </pic:spPr>
                </pic:pic>
              </a:graphicData>
            </a:graphic>
          </wp:inline>
        </w:drawing>
      </w: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C0278D">
      <w:pPr>
        <w:pStyle w:val="Ttulo1"/>
        <w:rPr>
          <w:rFonts w:ascii="Arial" w:eastAsia="Times New Roman" w:hAnsi="Arial" w:cs="Arial"/>
          <w:sz w:val="24"/>
          <w:szCs w:val="24"/>
          <w:lang w:val="es-MX"/>
        </w:rPr>
      </w:pPr>
      <w:r w:rsidRPr="00C0278D">
        <w:rPr>
          <w:rFonts w:ascii="Arial" w:eastAsia="Times New Roman" w:hAnsi="Arial" w:cs="Arial"/>
          <w:sz w:val="24"/>
          <w:szCs w:val="24"/>
          <w:lang w:val="es-MX"/>
        </w:rPr>
        <w:t>Soporte imágenes, fuentes y videos</w:t>
      </w:r>
    </w:p>
    <w:p w:rsidR="00C0278D" w:rsidRDefault="00C0278D" w:rsidP="0055699E">
      <w:pPr>
        <w:shd w:val="clear" w:color="auto" w:fill="FFFFFF"/>
        <w:spacing w:before="0" w:after="0" w:line="240" w:lineRule="auto"/>
        <w:rPr>
          <w:rFonts w:ascii="Arial" w:hAnsi="Arial" w:cs="Arial"/>
          <w:color w:val="4A4A4A"/>
          <w:sz w:val="20"/>
          <w:szCs w:val="20"/>
          <w:lang w:val="es-MX"/>
        </w:rPr>
      </w:pP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 xml:space="preserve">Para soportar la importación de archivos binarios en nuestro código </w:t>
      </w:r>
      <w:proofErr w:type="spellStart"/>
      <w:r w:rsidRPr="00C0278D">
        <w:rPr>
          <w:rFonts w:ascii="Arial" w:eastAsia="Times New Roman" w:hAnsi="Arial" w:cs="Arial"/>
          <w:color w:val="273B47"/>
          <w:sz w:val="20"/>
          <w:szCs w:val="20"/>
          <w:lang w:val="es-MX" w:eastAsia="es-MX"/>
        </w:rPr>
        <w:t>Javascript</w:t>
      </w:r>
      <w:proofErr w:type="spellEnd"/>
      <w:r w:rsidRPr="00C0278D">
        <w:rPr>
          <w:rFonts w:ascii="Arial" w:eastAsia="Times New Roman" w:hAnsi="Arial" w:cs="Arial"/>
          <w:color w:val="273B47"/>
          <w:sz w:val="20"/>
          <w:szCs w:val="20"/>
          <w:lang w:val="es-MX" w:eastAsia="es-MX"/>
        </w:rPr>
        <w:t xml:space="preserve"> cómo lo son: fuentes, imágenes y videos, podemos usar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w:t>
      </w: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proofErr w:type="spellStart"/>
      <w:proofErr w:type="gramStart"/>
      <w:r w:rsidRPr="00C0278D">
        <w:rPr>
          <w:rFonts w:ascii="Courier New" w:eastAsia="Times New Roman" w:hAnsi="Courier New" w:cs="Courier New"/>
          <w:color w:val="273B47"/>
          <w:sz w:val="20"/>
          <w:szCs w:val="20"/>
          <w:lang w:val="es-MX" w:eastAsia="es-MX"/>
        </w:rPr>
        <w:t>url-loader</w:t>
      </w:r>
      <w:proofErr w:type="spellEnd"/>
      <w:proofErr w:type="gramEnd"/>
      <w:r w:rsidRPr="00C0278D">
        <w:rPr>
          <w:rFonts w:ascii="Arial" w:eastAsia="Times New Roman" w:hAnsi="Arial" w:cs="Arial"/>
          <w:color w:val="273B47"/>
          <w:sz w:val="20"/>
          <w:szCs w:val="20"/>
          <w:lang w:val="es-MX" w:eastAsia="es-MX"/>
        </w:rPr>
        <w:t xml:space="preserve"> transforma archivos a un cadena de texto base64 para que carguen dentro de nuestros archivos </w:t>
      </w:r>
      <w:proofErr w:type="spellStart"/>
      <w:r w:rsidRPr="00C0278D">
        <w:rPr>
          <w:rFonts w:ascii="Arial" w:eastAsia="Times New Roman" w:hAnsi="Arial" w:cs="Arial"/>
          <w:color w:val="273B47"/>
          <w:sz w:val="20"/>
          <w:szCs w:val="20"/>
          <w:lang w:val="es-MX" w:eastAsia="es-MX"/>
        </w:rPr>
        <w:t>Javascript</w:t>
      </w:r>
      <w:proofErr w:type="spellEnd"/>
      <w:r w:rsidRPr="00C0278D">
        <w:rPr>
          <w:rFonts w:ascii="Arial" w:eastAsia="Times New Roman" w:hAnsi="Arial" w:cs="Arial"/>
          <w:color w:val="273B47"/>
          <w:sz w:val="20"/>
          <w:szCs w:val="20"/>
          <w:lang w:val="es-MX" w:eastAsia="es-MX"/>
        </w:rPr>
        <w:t xml:space="preserve"> y así ahorrarnos un </w:t>
      </w:r>
      <w:proofErr w:type="spellStart"/>
      <w:r w:rsidRPr="00C0278D">
        <w:rPr>
          <w:rFonts w:ascii="Arial" w:eastAsia="Times New Roman" w:hAnsi="Arial" w:cs="Arial"/>
          <w:color w:val="273B47"/>
          <w:sz w:val="20"/>
          <w:szCs w:val="20"/>
          <w:lang w:val="es-MX" w:eastAsia="es-MX"/>
        </w:rPr>
        <w:t>request</w:t>
      </w:r>
      <w:proofErr w:type="spellEnd"/>
      <w:r w:rsidRPr="00C0278D">
        <w:rPr>
          <w:rFonts w:ascii="Arial" w:eastAsia="Times New Roman" w:hAnsi="Arial" w:cs="Arial"/>
          <w:color w:val="273B47"/>
          <w:sz w:val="20"/>
          <w:szCs w:val="20"/>
          <w:lang w:val="es-MX" w:eastAsia="es-MX"/>
        </w:rPr>
        <w:t xml:space="preserve"> al servidor por cada archivo transformado.</w:t>
      </w: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 xml:space="preserve">Debemos tomar en cuenta que sólo nos conviene convertir archivos pequeños, ya que archivos muy grandes podrían hacer nuestro archivo </w:t>
      </w:r>
      <w:proofErr w:type="spellStart"/>
      <w:r w:rsidRPr="00C0278D">
        <w:rPr>
          <w:rFonts w:ascii="Arial" w:eastAsia="Times New Roman" w:hAnsi="Arial" w:cs="Arial"/>
          <w:color w:val="273B47"/>
          <w:sz w:val="20"/>
          <w:szCs w:val="20"/>
          <w:lang w:val="es-MX" w:eastAsia="es-MX"/>
        </w:rPr>
        <w:t>bundle</w:t>
      </w:r>
      <w:proofErr w:type="spellEnd"/>
      <w:r w:rsidRPr="00C0278D">
        <w:rPr>
          <w:rFonts w:ascii="Arial" w:eastAsia="Times New Roman" w:hAnsi="Arial" w:cs="Arial"/>
          <w:color w:val="273B47"/>
          <w:sz w:val="20"/>
          <w:szCs w:val="20"/>
          <w:lang w:val="es-MX" w:eastAsia="es-MX"/>
        </w:rPr>
        <w:t xml:space="preserve"> muy pesado. Es por esto que la opción </w:t>
      </w:r>
      <w:proofErr w:type="spellStart"/>
      <w:r w:rsidRPr="00C0278D">
        <w:rPr>
          <w:rFonts w:ascii="Arial" w:eastAsia="Times New Roman" w:hAnsi="Arial" w:cs="Arial"/>
          <w:b/>
          <w:bCs/>
          <w:color w:val="273B47"/>
          <w:sz w:val="20"/>
          <w:szCs w:val="20"/>
          <w:lang w:val="es-MX" w:eastAsia="es-MX"/>
        </w:rPr>
        <w:t>limit</w:t>
      </w:r>
      <w:proofErr w:type="spellEnd"/>
      <w:r w:rsidRPr="00C0278D">
        <w:rPr>
          <w:rFonts w:ascii="Arial" w:eastAsia="Times New Roman" w:hAnsi="Arial" w:cs="Arial"/>
          <w:color w:val="273B47"/>
          <w:sz w:val="20"/>
          <w:szCs w:val="20"/>
          <w:lang w:val="es-MX" w:eastAsia="es-MX"/>
        </w:rPr>
        <w:t> del </w:t>
      </w:r>
      <w:proofErr w:type="spellStart"/>
      <w:r w:rsidRPr="00C0278D">
        <w:rPr>
          <w:rFonts w:ascii="Courier New" w:eastAsia="Times New Roman" w:hAnsi="Courier New" w:cs="Courier New"/>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sirve para asignar el peso máximo que un archivo puede tener para ser transformado en base64.</w:t>
      </w:r>
    </w:p>
    <w:p w:rsid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No olvides instalar </w:t>
      </w:r>
      <w:r w:rsidRPr="00C0278D">
        <w:rPr>
          <w:rFonts w:ascii="Arial" w:eastAsia="Times New Roman" w:hAnsi="Arial" w:cs="Arial"/>
          <w:b/>
          <w:bCs/>
          <w:color w:val="273B47"/>
          <w:sz w:val="20"/>
          <w:szCs w:val="20"/>
          <w:lang w:val="es-MX" w:eastAsia="es-MX"/>
        </w:rPr>
        <w:t>file-</w:t>
      </w:r>
      <w:proofErr w:type="spellStart"/>
      <w:r w:rsidRPr="00C0278D">
        <w:rPr>
          <w:rFonts w:ascii="Arial" w:eastAsia="Times New Roman" w:hAnsi="Arial" w:cs="Arial"/>
          <w:b/>
          <w:bCs/>
          <w:color w:val="273B47"/>
          <w:sz w:val="20"/>
          <w:szCs w:val="20"/>
          <w:lang w:val="es-MX" w:eastAsia="es-MX"/>
        </w:rPr>
        <w:t>loader</w:t>
      </w:r>
      <w:proofErr w:type="spellEnd"/>
      <w:r w:rsidRPr="00C0278D">
        <w:rPr>
          <w:rFonts w:ascii="Arial" w:eastAsia="Times New Roman" w:hAnsi="Arial" w:cs="Arial"/>
          <w:color w:val="273B47"/>
          <w:sz w:val="20"/>
          <w:szCs w:val="20"/>
          <w:lang w:val="es-MX" w:eastAsia="es-MX"/>
        </w:rPr>
        <w:t> junto con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xml:space="preserve"> ya que cuando se sobrepasa el </w:t>
      </w:r>
      <w:proofErr w:type="spellStart"/>
      <w:proofErr w:type="gramStart"/>
      <w:r w:rsidRPr="00C0278D">
        <w:rPr>
          <w:rFonts w:ascii="Arial" w:eastAsia="Times New Roman" w:hAnsi="Arial" w:cs="Arial"/>
          <w:color w:val="273B47"/>
          <w:sz w:val="20"/>
          <w:szCs w:val="20"/>
          <w:lang w:val="es-MX" w:eastAsia="es-MX"/>
        </w:rPr>
        <w:t>limite</w:t>
      </w:r>
      <w:proofErr w:type="spellEnd"/>
      <w:proofErr w:type="gramEnd"/>
      <w:r w:rsidRPr="00C0278D">
        <w:rPr>
          <w:rFonts w:ascii="Arial" w:eastAsia="Times New Roman" w:hAnsi="Arial" w:cs="Arial"/>
          <w:color w:val="273B47"/>
          <w:sz w:val="20"/>
          <w:szCs w:val="20"/>
          <w:lang w:val="es-MX" w:eastAsia="es-MX"/>
        </w:rPr>
        <w:t xml:space="preserve"> establecido en la opción </w:t>
      </w:r>
      <w:proofErr w:type="spellStart"/>
      <w:r w:rsidRPr="00C0278D">
        <w:rPr>
          <w:rFonts w:ascii="Courier New" w:eastAsia="Times New Roman" w:hAnsi="Courier New" w:cs="Courier New"/>
          <w:color w:val="273B47"/>
          <w:sz w:val="20"/>
          <w:szCs w:val="20"/>
          <w:lang w:val="es-MX" w:eastAsia="es-MX"/>
        </w:rPr>
        <w:t>limit</w:t>
      </w:r>
      <w:proofErr w:type="spellEnd"/>
      <w:r w:rsidRPr="00C0278D">
        <w:rPr>
          <w:rFonts w:ascii="Arial" w:eastAsia="Times New Roman" w:hAnsi="Arial" w:cs="Arial"/>
          <w:color w:val="273B47"/>
          <w:sz w:val="20"/>
          <w:szCs w:val="20"/>
          <w:lang w:val="es-MX" w:eastAsia="es-MX"/>
        </w:rPr>
        <w:t> y el archivo no pueda ser transformado a base64,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hará uso del </w:t>
      </w:r>
      <w:r w:rsidRPr="00C0278D">
        <w:rPr>
          <w:rFonts w:ascii="Arial" w:eastAsia="Times New Roman" w:hAnsi="Arial" w:cs="Arial"/>
          <w:b/>
          <w:bCs/>
          <w:color w:val="273B47"/>
          <w:sz w:val="20"/>
          <w:szCs w:val="20"/>
          <w:lang w:val="es-MX" w:eastAsia="es-MX"/>
        </w:rPr>
        <w:t>file-</w:t>
      </w:r>
      <w:proofErr w:type="spellStart"/>
      <w:r w:rsidRPr="00C0278D">
        <w:rPr>
          <w:rFonts w:ascii="Arial" w:eastAsia="Times New Roman" w:hAnsi="Arial" w:cs="Arial"/>
          <w:b/>
          <w:bCs/>
          <w:color w:val="273B47"/>
          <w:sz w:val="20"/>
          <w:szCs w:val="20"/>
          <w:lang w:val="es-MX" w:eastAsia="es-MX"/>
        </w:rPr>
        <w:t>loader</w:t>
      </w:r>
      <w:proofErr w:type="spellEnd"/>
      <w:r w:rsidRPr="00C0278D">
        <w:rPr>
          <w:rFonts w:ascii="Arial" w:eastAsia="Times New Roman" w:hAnsi="Arial" w:cs="Arial"/>
          <w:color w:val="273B47"/>
          <w:sz w:val="20"/>
          <w:szCs w:val="20"/>
          <w:lang w:val="es-MX" w:eastAsia="es-MX"/>
        </w:rPr>
        <w:t> para insertar un nombre y ruta de archivo en el lugar correspondiente.</w:t>
      </w:r>
    </w:p>
    <w:p w:rsidR="00D73C8A" w:rsidRPr="00C0278D" w:rsidRDefault="00D73C8A" w:rsidP="00C0278D">
      <w:pPr>
        <w:spacing w:before="0" w:after="0" w:line="240" w:lineRule="auto"/>
        <w:rPr>
          <w:rFonts w:ascii="Arial" w:eastAsia="Times New Roman" w:hAnsi="Arial" w:cs="Arial"/>
          <w:color w:val="273B47"/>
          <w:sz w:val="20"/>
          <w:szCs w:val="20"/>
          <w:lang w:val="es-MX" w:eastAsia="es-MX"/>
        </w:rPr>
      </w:pPr>
    </w:p>
    <w:p w:rsidR="00C0278D" w:rsidRDefault="00D73C8A"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D73C8A">
        <w:rPr>
          <w:rFonts w:ascii="Lucida Console" w:hAnsi="Lucida Console" w:cs="Lucida Console"/>
          <w:sz w:val="18"/>
          <w:szCs w:val="18"/>
          <w:lang w:val="en-US"/>
        </w:rPr>
        <w:t>npm</w:t>
      </w:r>
      <w:proofErr w:type="spellEnd"/>
      <w:proofErr w:type="gramEnd"/>
      <w:r w:rsidRPr="00D73C8A">
        <w:rPr>
          <w:rFonts w:ascii="Lucida Console" w:hAnsi="Lucida Console" w:cs="Lucida Console"/>
          <w:sz w:val="18"/>
          <w:szCs w:val="18"/>
          <w:lang w:val="en-US"/>
        </w:rPr>
        <w:t xml:space="preserve"> install --save-</w:t>
      </w:r>
      <w:proofErr w:type="spellStart"/>
      <w:r w:rsidRPr="00D73C8A">
        <w:rPr>
          <w:rFonts w:ascii="Lucida Console" w:hAnsi="Lucida Console" w:cs="Lucida Console"/>
          <w:sz w:val="18"/>
          <w:szCs w:val="18"/>
          <w:lang w:val="en-US"/>
        </w:rPr>
        <w:t>dev</w:t>
      </w:r>
      <w:proofErr w:type="spellEnd"/>
      <w:r w:rsidRPr="00D73C8A">
        <w:rPr>
          <w:rFonts w:ascii="Lucida Console" w:hAnsi="Lucida Console" w:cs="Lucida Console"/>
          <w:sz w:val="18"/>
          <w:szCs w:val="18"/>
          <w:lang w:val="en-US"/>
        </w:rPr>
        <w:t xml:space="preserve"> --save-exact </w:t>
      </w:r>
      <w:proofErr w:type="spellStart"/>
      <w:r w:rsidRPr="00D73C8A">
        <w:rPr>
          <w:rFonts w:ascii="Lucida Console" w:hAnsi="Lucida Console" w:cs="Lucida Console"/>
          <w:sz w:val="18"/>
          <w:szCs w:val="18"/>
          <w:lang w:val="en-US"/>
        </w:rPr>
        <w:t>url</w:t>
      </w:r>
      <w:proofErr w:type="spellEnd"/>
      <w:r w:rsidRPr="00D73C8A">
        <w:rPr>
          <w:rFonts w:ascii="Lucida Console" w:hAnsi="Lucida Console" w:cs="Lucida Console"/>
          <w:sz w:val="18"/>
          <w:szCs w:val="18"/>
          <w:lang w:val="en-US"/>
        </w:rPr>
        <w:t>-loader</w:t>
      </w:r>
    </w:p>
    <w:p w:rsidR="00B90E42" w:rsidRDefault="00B90E42"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B90E42">
        <w:rPr>
          <w:rFonts w:ascii="Lucida Console" w:hAnsi="Lucida Console" w:cs="Lucida Console"/>
          <w:sz w:val="18"/>
          <w:szCs w:val="18"/>
          <w:lang w:val="en-US"/>
        </w:rPr>
        <w:t>npm</w:t>
      </w:r>
      <w:proofErr w:type="spellEnd"/>
      <w:proofErr w:type="gramEnd"/>
      <w:r w:rsidRPr="00B90E42">
        <w:rPr>
          <w:rFonts w:ascii="Lucida Console" w:hAnsi="Lucida Console" w:cs="Lucida Console"/>
          <w:sz w:val="18"/>
          <w:szCs w:val="18"/>
          <w:lang w:val="en-US"/>
        </w:rPr>
        <w:t xml:space="preserve"> install --save-</w:t>
      </w:r>
      <w:proofErr w:type="spellStart"/>
      <w:r w:rsidRPr="00B90E42">
        <w:rPr>
          <w:rFonts w:ascii="Lucida Console" w:hAnsi="Lucida Console" w:cs="Lucida Console"/>
          <w:sz w:val="18"/>
          <w:szCs w:val="18"/>
          <w:lang w:val="en-US"/>
        </w:rPr>
        <w:t>dev</w:t>
      </w:r>
      <w:proofErr w:type="spellEnd"/>
      <w:r w:rsidRPr="00B90E42">
        <w:rPr>
          <w:rFonts w:ascii="Lucida Console" w:hAnsi="Lucida Console" w:cs="Lucida Console"/>
          <w:sz w:val="18"/>
          <w:szCs w:val="18"/>
          <w:lang w:val="en-US"/>
        </w:rPr>
        <w:t xml:space="preserve"> --save-exact file-loade</w:t>
      </w:r>
      <w:r>
        <w:rPr>
          <w:rFonts w:ascii="Lucida Console" w:hAnsi="Lucida Console" w:cs="Lucida Console"/>
          <w:sz w:val="18"/>
          <w:szCs w:val="18"/>
          <w:lang w:val="en-US"/>
        </w:rPr>
        <w:t>r</w:t>
      </w:r>
    </w:p>
    <w:p w:rsidR="00B90E42" w:rsidRDefault="00B90E42" w:rsidP="0055699E">
      <w:pPr>
        <w:shd w:val="clear" w:color="auto" w:fill="FFFFFF"/>
        <w:spacing w:before="0" w:after="0" w:line="240" w:lineRule="auto"/>
        <w:rPr>
          <w:rFonts w:ascii="Lucida Console" w:hAnsi="Lucida Console" w:cs="Lucida Console"/>
          <w:sz w:val="18"/>
          <w:szCs w:val="18"/>
          <w:lang w:val="en-US"/>
        </w:rPr>
      </w:pP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t xml:space="preserve">Hola, base64 es sistema que codifica archivos utilizando la mayor potencia de los bits (2) que es 64, se usa en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pequeñas de 100kb aprox. Con esto ayudamos al performance de </w:t>
      </w:r>
      <w:proofErr w:type="gramStart"/>
      <w:r w:rsidRPr="00B90E42">
        <w:rPr>
          <w:rFonts w:ascii="Arial" w:hAnsi="Arial" w:cs="Arial"/>
          <w:color w:val="4A4A4A"/>
          <w:sz w:val="20"/>
          <w:szCs w:val="20"/>
        </w:rPr>
        <w:t>un</w:t>
      </w:r>
      <w:proofErr w:type="gramEnd"/>
      <w:r w:rsidRPr="00B90E42">
        <w:rPr>
          <w:rFonts w:ascii="Arial" w:hAnsi="Arial" w:cs="Arial"/>
          <w:color w:val="4A4A4A"/>
          <w:sz w:val="20"/>
          <w:szCs w:val="20"/>
        </w:rPr>
        <w:t xml:space="preserve"> aplicación; ya que, no vamos a hacer peticiones adicionales al </w:t>
      </w:r>
      <w:proofErr w:type="spellStart"/>
      <w:r w:rsidRPr="00B90E42">
        <w:rPr>
          <w:rFonts w:ascii="Arial" w:hAnsi="Arial" w:cs="Arial"/>
          <w:color w:val="4A4A4A"/>
          <w:sz w:val="20"/>
          <w:szCs w:val="20"/>
        </w:rPr>
        <w:t>servirdor</w:t>
      </w:r>
      <w:proofErr w:type="spellEnd"/>
      <w:r w:rsidRPr="00B90E42">
        <w:rPr>
          <w:rFonts w:ascii="Arial" w:hAnsi="Arial" w:cs="Arial"/>
          <w:color w:val="4A4A4A"/>
          <w:sz w:val="20"/>
          <w:szCs w:val="20"/>
        </w:rPr>
        <w:t xml:space="preserve">. Más claramente, esta imagen esta </w:t>
      </w:r>
      <w:proofErr w:type="spellStart"/>
      <w:r w:rsidRPr="00B90E42">
        <w:rPr>
          <w:rFonts w:ascii="Arial" w:hAnsi="Arial" w:cs="Arial"/>
          <w:color w:val="4A4A4A"/>
          <w:sz w:val="20"/>
          <w:szCs w:val="20"/>
        </w:rPr>
        <w:t>encodeada</w:t>
      </w:r>
      <w:proofErr w:type="spellEnd"/>
      <w:r w:rsidRPr="00B90E42">
        <w:rPr>
          <w:rFonts w:ascii="Arial" w:hAnsi="Arial" w:cs="Arial"/>
          <w:color w:val="4A4A4A"/>
          <w:sz w:val="20"/>
          <w:szCs w:val="20"/>
        </w:rPr>
        <w:t xml:space="preserve"> en el </w:t>
      </w:r>
      <w:proofErr w:type="spellStart"/>
      <w:r w:rsidRPr="00B90E42">
        <w:rPr>
          <w:rFonts w:ascii="Arial" w:hAnsi="Arial" w:cs="Arial"/>
          <w:color w:val="4A4A4A"/>
          <w:sz w:val="20"/>
          <w:szCs w:val="20"/>
        </w:rPr>
        <w:t>bundle</w:t>
      </w:r>
      <w:proofErr w:type="spellEnd"/>
      <w:r w:rsidRPr="00B90E42">
        <w:rPr>
          <w:rFonts w:ascii="Arial" w:hAnsi="Arial" w:cs="Arial"/>
          <w:color w:val="4A4A4A"/>
          <w:sz w:val="20"/>
          <w:szCs w:val="20"/>
        </w:rPr>
        <w:t xml:space="preserve"> de la App y con esto evitamos hacer peticiones </w:t>
      </w:r>
      <w:proofErr w:type="spellStart"/>
      <w:r w:rsidRPr="00B90E42">
        <w:rPr>
          <w:rFonts w:ascii="Arial" w:hAnsi="Arial" w:cs="Arial"/>
          <w:color w:val="4A4A4A"/>
          <w:sz w:val="20"/>
          <w:szCs w:val="20"/>
        </w:rPr>
        <w:t>HTTPRequest</w:t>
      </w:r>
      <w:proofErr w:type="spellEnd"/>
      <w:r w:rsidRPr="00B90E42">
        <w:rPr>
          <w:rFonts w:ascii="Arial" w:hAnsi="Arial" w:cs="Arial"/>
          <w:color w:val="4A4A4A"/>
          <w:sz w:val="20"/>
          <w:szCs w:val="20"/>
        </w:rPr>
        <w:t xml:space="preserve"> al server.</w:t>
      </w: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t xml:space="preserve">El </w:t>
      </w:r>
      <w:proofErr w:type="spellStart"/>
      <w:r w:rsidRPr="00B90E42">
        <w:rPr>
          <w:rFonts w:ascii="Arial" w:hAnsi="Arial" w:cs="Arial"/>
          <w:color w:val="4A4A4A"/>
          <w:sz w:val="20"/>
          <w:szCs w:val="20"/>
        </w:rPr>
        <w:t>limit</w:t>
      </w:r>
      <w:proofErr w:type="spellEnd"/>
      <w:r w:rsidRPr="00B90E42">
        <w:rPr>
          <w:rFonts w:ascii="Arial" w:hAnsi="Arial" w:cs="Arial"/>
          <w:color w:val="4A4A4A"/>
          <w:sz w:val="20"/>
          <w:szCs w:val="20"/>
        </w:rPr>
        <w:t xml:space="preserve"> es para que los archivos no excedan el </w:t>
      </w:r>
      <w:proofErr w:type="spellStart"/>
      <w:proofErr w:type="gramStart"/>
      <w:r w:rsidRPr="00B90E42">
        <w:rPr>
          <w:rFonts w:ascii="Arial" w:hAnsi="Arial" w:cs="Arial"/>
          <w:color w:val="4A4A4A"/>
          <w:sz w:val="20"/>
          <w:szCs w:val="20"/>
        </w:rPr>
        <w:t>limite</w:t>
      </w:r>
      <w:proofErr w:type="spellEnd"/>
      <w:proofErr w:type="gramEnd"/>
      <w:r w:rsidRPr="00B90E42">
        <w:rPr>
          <w:rFonts w:ascii="Arial" w:hAnsi="Arial" w:cs="Arial"/>
          <w:color w:val="4A4A4A"/>
          <w:sz w:val="20"/>
          <w:szCs w:val="20"/>
        </w:rPr>
        <w:t xml:space="preserve"> de su peso en bytes para </w:t>
      </w:r>
      <w:proofErr w:type="spellStart"/>
      <w:r w:rsidRPr="00B90E42">
        <w:rPr>
          <w:rFonts w:ascii="Arial" w:hAnsi="Arial" w:cs="Arial"/>
          <w:color w:val="4A4A4A"/>
          <w:sz w:val="20"/>
          <w:szCs w:val="20"/>
        </w:rPr>
        <w:t>transformalos</w:t>
      </w:r>
      <w:proofErr w:type="spellEnd"/>
      <w:r w:rsidRPr="00B90E42">
        <w:rPr>
          <w:rFonts w:ascii="Arial" w:hAnsi="Arial" w:cs="Arial"/>
          <w:color w:val="4A4A4A"/>
          <w:sz w:val="20"/>
          <w:szCs w:val="20"/>
        </w:rPr>
        <w:t xml:space="preserve"> en Base64.</w:t>
      </w: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lastRenderedPageBreak/>
        <w:t xml:space="preserve">Aquí hay un link para convertir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en Base64 y deseas utilizar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más grandes los mejor es utilizar la imagen normalmente.</w:t>
      </w:r>
      <w:r w:rsidRPr="00B90E42">
        <w:rPr>
          <w:rFonts w:ascii="Arial" w:hAnsi="Arial" w:cs="Arial"/>
          <w:color w:val="4A4A4A"/>
          <w:sz w:val="20"/>
          <w:szCs w:val="20"/>
        </w:rPr>
        <w:br/>
      </w:r>
      <w:hyperlink r:id="rId56" w:tgtFrame="_blank" w:history="1">
        <w:r w:rsidRPr="00B90E42">
          <w:rPr>
            <w:rStyle w:val="Hipervnculo"/>
            <w:rFonts w:ascii="Arial" w:eastAsiaTheme="majorEastAsia" w:hAnsi="Arial" w:cs="Arial"/>
            <w:color w:val="0791E6"/>
            <w:sz w:val="20"/>
            <w:szCs w:val="20"/>
          </w:rPr>
          <w:t>https://www.base64-image.de/</w:t>
        </w:r>
      </w:hyperlink>
    </w:p>
    <w:p w:rsidR="00B90E42" w:rsidRDefault="00B90E42" w:rsidP="0055699E">
      <w:pPr>
        <w:shd w:val="clear" w:color="auto" w:fill="FFFFFF"/>
        <w:spacing w:before="0" w:after="0" w:line="240" w:lineRule="auto"/>
        <w:rPr>
          <w:rFonts w:ascii="Arial" w:hAnsi="Arial" w:cs="Arial"/>
          <w:color w:val="4A4A4A"/>
          <w:sz w:val="20"/>
          <w:szCs w:val="20"/>
          <w:lang w:val="en-US"/>
        </w:rPr>
      </w:pPr>
    </w:p>
    <w:p w:rsidR="00B90E42" w:rsidRDefault="00B90E42" w:rsidP="0055699E">
      <w:pPr>
        <w:shd w:val="clear" w:color="auto" w:fill="FFFFFF"/>
        <w:spacing w:before="0" w:after="0" w:line="240" w:lineRule="auto"/>
        <w:rPr>
          <w:rFonts w:ascii="Arial" w:hAnsi="Arial" w:cs="Arial"/>
          <w:color w:val="4A4A4A"/>
          <w:sz w:val="20"/>
          <w:szCs w:val="20"/>
          <w:lang w:val="en-US"/>
        </w:rPr>
      </w:pPr>
    </w:p>
    <w:p w:rsidR="00B90E42" w:rsidRDefault="00B90E42" w:rsidP="0055699E">
      <w:pPr>
        <w:shd w:val="clear" w:color="auto" w:fill="FFFFFF"/>
        <w:spacing w:before="0" w:after="0" w:line="240" w:lineRule="auto"/>
        <w:rPr>
          <w:rFonts w:ascii="Arial" w:hAnsi="Arial" w:cs="Arial"/>
          <w:color w:val="4A4A4A"/>
          <w:sz w:val="20"/>
          <w:szCs w:val="20"/>
          <w:lang w:val="en-US"/>
        </w:rPr>
      </w:pPr>
      <w:r w:rsidRPr="00B90E42">
        <w:rPr>
          <w:rFonts w:ascii="Arial" w:hAnsi="Arial" w:cs="Arial"/>
          <w:color w:val="4A4A4A"/>
          <w:sz w:val="20"/>
          <w:szCs w:val="20"/>
          <w:lang w:val="en-US"/>
        </w:rPr>
        <w:drawing>
          <wp:inline distT="0" distB="0" distL="0" distR="0" wp14:anchorId="0EBAC031" wp14:editId="2FB6C11D">
            <wp:extent cx="5732145" cy="301498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3014980"/>
                    </a:xfrm>
                    <a:prstGeom prst="rect">
                      <a:avLst/>
                    </a:prstGeom>
                  </pic:spPr>
                </pic:pic>
              </a:graphicData>
            </a:graphic>
          </wp:inline>
        </w:drawing>
      </w:r>
    </w:p>
    <w:p w:rsidR="005C207F" w:rsidRDefault="005C207F" w:rsidP="0055699E">
      <w:pPr>
        <w:shd w:val="clear" w:color="auto" w:fill="FFFFFF"/>
        <w:spacing w:before="0" w:after="0" w:line="240" w:lineRule="auto"/>
        <w:rPr>
          <w:rFonts w:ascii="Arial" w:hAnsi="Arial" w:cs="Arial"/>
          <w:color w:val="4A4A4A"/>
          <w:sz w:val="20"/>
          <w:szCs w:val="20"/>
          <w:lang w:val="en-US"/>
        </w:rPr>
      </w:pPr>
    </w:p>
    <w:p w:rsidR="005C207F" w:rsidRDefault="005C207F" w:rsidP="0055699E">
      <w:pPr>
        <w:shd w:val="clear" w:color="auto" w:fill="FFFFFF"/>
        <w:spacing w:before="0" w:after="0" w:line="240" w:lineRule="auto"/>
        <w:rPr>
          <w:rFonts w:ascii="Arial" w:hAnsi="Arial" w:cs="Arial"/>
          <w:color w:val="4A4A4A"/>
          <w:sz w:val="20"/>
          <w:szCs w:val="20"/>
          <w:lang w:val="en-US"/>
        </w:rPr>
      </w:pPr>
    </w:p>
    <w:p w:rsidR="005C207F" w:rsidRDefault="005C207F" w:rsidP="0055699E">
      <w:pPr>
        <w:shd w:val="clear" w:color="auto" w:fill="FFFFFF"/>
        <w:spacing w:before="0" w:after="0" w:line="240" w:lineRule="auto"/>
        <w:rPr>
          <w:rFonts w:ascii="Arial" w:hAnsi="Arial" w:cs="Arial"/>
          <w:color w:val="4A4A4A"/>
          <w:sz w:val="20"/>
          <w:szCs w:val="20"/>
          <w:lang w:val="en-US"/>
        </w:rPr>
      </w:pPr>
    </w:p>
    <w:p w:rsidR="005C207F" w:rsidRDefault="005C207F" w:rsidP="005C207F">
      <w:pPr>
        <w:pStyle w:val="Ttulo1"/>
        <w:rPr>
          <w:rFonts w:ascii="Arial" w:eastAsia="Times New Roman" w:hAnsi="Arial" w:cs="Arial"/>
          <w:sz w:val="24"/>
          <w:szCs w:val="24"/>
          <w:lang w:val="es-MX"/>
        </w:rPr>
      </w:pPr>
      <w:r w:rsidRPr="005C207F">
        <w:rPr>
          <w:rFonts w:ascii="Arial" w:eastAsia="Times New Roman" w:hAnsi="Arial" w:cs="Arial"/>
          <w:sz w:val="24"/>
          <w:szCs w:val="24"/>
          <w:lang w:val="es-MX"/>
        </w:rPr>
        <w:t>Estilos con preprocesadores</w:t>
      </w:r>
    </w:p>
    <w:p w:rsidR="003A02C8" w:rsidRDefault="003A02C8" w:rsidP="003A02C8">
      <w:pPr>
        <w:rPr>
          <w:rFonts w:ascii="Lucida Console" w:hAnsi="Lucida Console" w:cs="Lucida Console"/>
          <w:sz w:val="18"/>
          <w:szCs w:val="18"/>
          <w:lang w:val="en-US"/>
        </w:rPr>
      </w:pPr>
      <w:proofErr w:type="spellStart"/>
      <w:proofErr w:type="gramStart"/>
      <w:r w:rsidRPr="003A02C8">
        <w:rPr>
          <w:rFonts w:ascii="Lucida Console" w:hAnsi="Lucida Console" w:cs="Lucida Console"/>
          <w:sz w:val="18"/>
          <w:szCs w:val="18"/>
          <w:lang w:val="en-US"/>
        </w:rPr>
        <w:t>npm</w:t>
      </w:r>
      <w:proofErr w:type="spellEnd"/>
      <w:proofErr w:type="gramEnd"/>
      <w:r w:rsidRPr="003A02C8">
        <w:rPr>
          <w:rFonts w:ascii="Lucida Console" w:hAnsi="Lucida Console" w:cs="Lucida Console"/>
          <w:sz w:val="18"/>
          <w:szCs w:val="18"/>
          <w:lang w:val="en-US"/>
        </w:rPr>
        <w:t xml:space="preserve"> install sass-loader stylus-loader less-loader </w:t>
      </w:r>
      <w:proofErr w:type="spellStart"/>
      <w:r w:rsidRPr="003A02C8">
        <w:rPr>
          <w:rFonts w:ascii="Lucida Console" w:hAnsi="Lucida Console" w:cs="Lucida Console"/>
          <w:sz w:val="18"/>
          <w:szCs w:val="18"/>
          <w:lang w:val="en-US"/>
        </w:rPr>
        <w:t>postcss</w:t>
      </w:r>
      <w:proofErr w:type="spellEnd"/>
      <w:r w:rsidRPr="003A02C8">
        <w:rPr>
          <w:rFonts w:ascii="Lucida Console" w:hAnsi="Lucida Console" w:cs="Lucida Console"/>
          <w:sz w:val="18"/>
          <w:szCs w:val="18"/>
          <w:lang w:val="en-US"/>
        </w:rPr>
        <w:t>-loader --save-</w:t>
      </w:r>
      <w:proofErr w:type="spellStart"/>
      <w:r w:rsidRPr="003A02C8">
        <w:rPr>
          <w:rFonts w:ascii="Lucida Console" w:hAnsi="Lucida Console" w:cs="Lucida Console"/>
          <w:sz w:val="18"/>
          <w:szCs w:val="18"/>
          <w:lang w:val="en-US"/>
        </w:rPr>
        <w:t>dev</w:t>
      </w:r>
      <w:proofErr w:type="spellEnd"/>
      <w:r w:rsidRPr="003A02C8">
        <w:rPr>
          <w:rFonts w:ascii="Lucida Console" w:hAnsi="Lucida Console" w:cs="Lucida Console"/>
          <w:sz w:val="18"/>
          <w:szCs w:val="18"/>
          <w:lang w:val="en-US"/>
        </w:rPr>
        <w:t xml:space="preserve"> --save-exact</w:t>
      </w:r>
    </w:p>
    <w:p w:rsidR="003A02C8" w:rsidRDefault="003A02C8" w:rsidP="003A02C8">
      <w:pPr>
        <w:rPr>
          <w:rFonts w:ascii="Lucida Console" w:hAnsi="Lucida Console" w:cs="Lucida Console"/>
          <w:sz w:val="18"/>
          <w:szCs w:val="18"/>
          <w:lang w:val="en-US"/>
        </w:rPr>
      </w:pPr>
      <w:proofErr w:type="spellStart"/>
      <w:proofErr w:type="gramStart"/>
      <w:r w:rsidRPr="003A02C8">
        <w:rPr>
          <w:rFonts w:ascii="Lucida Console" w:hAnsi="Lucida Console" w:cs="Lucida Console"/>
          <w:sz w:val="18"/>
          <w:szCs w:val="18"/>
          <w:lang w:val="en-US"/>
        </w:rPr>
        <w:t>npm</w:t>
      </w:r>
      <w:proofErr w:type="spellEnd"/>
      <w:proofErr w:type="gramEnd"/>
      <w:r w:rsidRPr="003A02C8">
        <w:rPr>
          <w:rFonts w:ascii="Lucida Console" w:hAnsi="Lucida Console" w:cs="Lucida Console"/>
          <w:sz w:val="18"/>
          <w:szCs w:val="18"/>
          <w:lang w:val="en-US"/>
        </w:rPr>
        <w:t xml:space="preserve"> install stylus less node-sass --save-</w:t>
      </w:r>
      <w:proofErr w:type="spellStart"/>
      <w:r w:rsidRPr="003A02C8">
        <w:rPr>
          <w:rFonts w:ascii="Lucida Console" w:hAnsi="Lucida Console" w:cs="Lucida Console"/>
          <w:sz w:val="18"/>
          <w:szCs w:val="18"/>
          <w:lang w:val="en-US"/>
        </w:rPr>
        <w:t>dev</w:t>
      </w:r>
      <w:proofErr w:type="spellEnd"/>
      <w:r w:rsidRPr="003A02C8">
        <w:rPr>
          <w:rFonts w:ascii="Lucida Console" w:hAnsi="Lucida Console" w:cs="Lucida Console"/>
          <w:sz w:val="18"/>
          <w:szCs w:val="18"/>
          <w:lang w:val="en-US"/>
        </w:rPr>
        <w:t xml:space="preserve"> --save-exact</w:t>
      </w:r>
    </w:p>
    <w:p w:rsidR="00EF052C" w:rsidRPr="00EF052C" w:rsidRDefault="00EF052C" w:rsidP="003A02C8">
      <w:pPr>
        <w:rPr>
          <w:lang w:val="en-US"/>
        </w:rPr>
      </w:pPr>
      <w:proofErr w:type="spellStart"/>
      <w:proofErr w:type="gramStart"/>
      <w:r w:rsidRPr="00EF052C">
        <w:rPr>
          <w:rFonts w:ascii="Lucida Console" w:hAnsi="Lucida Console" w:cs="Lucida Console"/>
          <w:sz w:val="18"/>
          <w:szCs w:val="18"/>
          <w:lang w:val="en-US"/>
        </w:rPr>
        <w:t>npm</w:t>
      </w:r>
      <w:proofErr w:type="spellEnd"/>
      <w:proofErr w:type="gramEnd"/>
      <w:r w:rsidRPr="00EF052C">
        <w:rPr>
          <w:rFonts w:ascii="Lucida Console" w:hAnsi="Lucida Console" w:cs="Lucida Console"/>
          <w:sz w:val="18"/>
          <w:szCs w:val="18"/>
          <w:lang w:val="en-US"/>
        </w:rPr>
        <w:t xml:space="preserve"> install --save-</w:t>
      </w:r>
      <w:proofErr w:type="spellStart"/>
      <w:r w:rsidRPr="00EF052C">
        <w:rPr>
          <w:rFonts w:ascii="Lucida Console" w:hAnsi="Lucida Console" w:cs="Lucida Console"/>
          <w:sz w:val="18"/>
          <w:szCs w:val="18"/>
          <w:lang w:val="en-US"/>
        </w:rPr>
        <w:t>dev</w:t>
      </w:r>
      <w:proofErr w:type="spellEnd"/>
      <w:r w:rsidRPr="00EF052C">
        <w:rPr>
          <w:rFonts w:ascii="Lucida Console" w:hAnsi="Lucida Console" w:cs="Lucida Console"/>
          <w:sz w:val="18"/>
          <w:szCs w:val="18"/>
          <w:lang w:val="en-US"/>
        </w:rPr>
        <w:t xml:space="preserve"> --save-exact postcss-nested@4.2.3</w:t>
      </w:r>
    </w:p>
    <w:p w:rsidR="005C207F" w:rsidRDefault="005C207F" w:rsidP="005C207F">
      <w:pPr>
        <w:shd w:val="clear" w:color="auto" w:fill="FFFFFF"/>
        <w:spacing w:before="0" w:after="0" w:line="240" w:lineRule="auto"/>
        <w:jc w:val="both"/>
        <w:rPr>
          <w:rFonts w:ascii="Arial" w:hAnsi="Arial" w:cs="Arial"/>
          <w:color w:val="273B47"/>
          <w:shd w:val="clear" w:color="auto" w:fill="FFFFFF"/>
        </w:rPr>
      </w:pPr>
      <w:r>
        <w:rPr>
          <w:rFonts w:ascii="Arial" w:hAnsi="Arial" w:cs="Arial"/>
          <w:color w:val="273B47"/>
          <w:shd w:val="clear" w:color="auto" w:fill="FFFFFF"/>
        </w:rPr>
        <w:t xml:space="preserve">Es una práctica común usar preprocesadores de CSS como: </w:t>
      </w:r>
      <w:proofErr w:type="spellStart"/>
      <w:r>
        <w:rPr>
          <w:rFonts w:ascii="Arial" w:hAnsi="Arial" w:cs="Arial"/>
          <w:color w:val="273B47"/>
          <w:shd w:val="clear" w:color="auto" w:fill="FFFFFF"/>
        </w:rPr>
        <w:t>Sass</w:t>
      </w:r>
      <w:proofErr w:type="spellEnd"/>
      <w:r>
        <w:rPr>
          <w:rFonts w:ascii="Arial" w:hAnsi="Arial" w:cs="Arial"/>
          <w:color w:val="273B47"/>
          <w:shd w:val="clear" w:color="auto" w:fill="FFFFFF"/>
        </w:rPr>
        <w:t xml:space="preserve">, </w:t>
      </w:r>
      <w:proofErr w:type="spellStart"/>
      <w:r>
        <w:rPr>
          <w:rFonts w:ascii="Arial" w:hAnsi="Arial" w:cs="Arial"/>
          <w:color w:val="273B47"/>
          <w:shd w:val="clear" w:color="auto" w:fill="FFFFFF"/>
        </w:rPr>
        <w:t>Less</w:t>
      </w:r>
      <w:proofErr w:type="spellEnd"/>
      <w:r>
        <w:rPr>
          <w:rFonts w:ascii="Arial" w:hAnsi="Arial" w:cs="Arial"/>
          <w:color w:val="273B47"/>
          <w:shd w:val="clear" w:color="auto" w:fill="FFFFFF"/>
        </w:rPr>
        <w:t xml:space="preserve">, </w:t>
      </w:r>
      <w:proofErr w:type="spellStart"/>
      <w:r>
        <w:rPr>
          <w:rFonts w:ascii="Arial" w:hAnsi="Arial" w:cs="Arial"/>
          <w:color w:val="273B47"/>
          <w:shd w:val="clear" w:color="auto" w:fill="FFFFFF"/>
        </w:rPr>
        <w:t>Stylus</w:t>
      </w:r>
      <w:proofErr w:type="spellEnd"/>
      <w:r>
        <w:rPr>
          <w:rFonts w:ascii="Arial" w:hAnsi="Arial" w:cs="Arial"/>
          <w:color w:val="273B47"/>
          <w:shd w:val="clear" w:color="auto" w:fill="FFFFFF"/>
        </w:rPr>
        <w:t xml:space="preserve"> y hasta </w:t>
      </w:r>
      <w:proofErr w:type="spellStart"/>
      <w:r>
        <w:rPr>
          <w:rFonts w:ascii="Arial" w:hAnsi="Arial" w:cs="Arial"/>
          <w:color w:val="273B47"/>
          <w:shd w:val="clear" w:color="auto" w:fill="FFFFFF"/>
        </w:rPr>
        <w:t>PostCSS</w:t>
      </w:r>
      <w:proofErr w:type="spellEnd"/>
      <w:r>
        <w:rPr>
          <w:rFonts w:ascii="Arial" w:hAnsi="Arial" w:cs="Arial"/>
          <w:color w:val="273B47"/>
          <w:shd w:val="clear" w:color="auto" w:fill="FFFFFF"/>
        </w:rPr>
        <w:t xml:space="preserve">. </w:t>
      </w:r>
      <w:proofErr w:type="spellStart"/>
      <w:r>
        <w:rPr>
          <w:rFonts w:ascii="Arial" w:hAnsi="Arial" w:cs="Arial"/>
          <w:color w:val="273B47"/>
          <w:shd w:val="clear" w:color="auto" w:fill="FFFFFF"/>
        </w:rPr>
        <w:t>Webpack</w:t>
      </w:r>
      <w:proofErr w:type="spellEnd"/>
      <w:r>
        <w:rPr>
          <w:rFonts w:ascii="Arial" w:hAnsi="Arial" w:cs="Arial"/>
          <w:color w:val="273B47"/>
          <w:shd w:val="clear" w:color="auto" w:fill="FFFFFF"/>
        </w:rPr>
        <w:t xml:space="preserve"> permite integrar estos preprocesadores en su configuración a través de </w:t>
      </w:r>
      <w:proofErr w:type="spellStart"/>
      <w:r>
        <w:rPr>
          <w:rFonts w:ascii="Arial" w:hAnsi="Arial" w:cs="Arial"/>
          <w:color w:val="273B47"/>
          <w:shd w:val="clear" w:color="auto" w:fill="FFFFFF"/>
        </w:rPr>
        <w:t>loaders</w:t>
      </w:r>
      <w:proofErr w:type="spellEnd"/>
      <w:r>
        <w:rPr>
          <w:rFonts w:ascii="Arial" w:hAnsi="Arial" w:cs="Arial"/>
          <w:color w:val="273B47"/>
          <w:shd w:val="clear" w:color="auto" w:fill="FFFFFF"/>
        </w:rPr>
        <w:t>, sólo ten cuidado con las </w:t>
      </w:r>
      <w:proofErr w:type="spellStart"/>
      <w:r>
        <w:rPr>
          <w:rStyle w:val="Textoennegrita"/>
          <w:rFonts w:ascii="Arial" w:hAnsi="Arial" w:cs="Arial"/>
          <w:color w:val="273B47"/>
          <w:shd w:val="clear" w:color="auto" w:fill="FFFFFF"/>
        </w:rPr>
        <w:t>peerDependencies</w:t>
      </w:r>
      <w:proofErr w:type="spellEnd"/>
      <w:r>
        <w:rPr>
          <w:rFonts w:ascii="Arial" w:hAnsi="Arial" w:cs="Arial"/>
          <w:color w:val="273B47"/>
          <w:shd w:val="clear" w:color="auto" w:fill="FFFFFF"/>
        </w:rPr>
        <w:t xml:space="preserve"> que son dependencias que el </w:t>
      </w:r>
      <w:proofErr w:type="spellStart"/>
      <w:r>
        <w:rPr>
          <w:rFonts w:ascii="Arial" w:hAnsi="Arial" w:cs="Arial"/>
          <w:color w:val="273B47"/>
          <w:shd w:val="clear" w:color="auto" w:fill="FFFFFF"/>
        </w:rPr>
        <w:t>loader</w:t>
      </w:r>
      <w:proofErr w:type="spellEnd"/>
      <w:r>
        <w:rPr>
          <w:rFonts w:ascii="Arial" w:hAnsi="Arial" w:cs="Arial"/>
          <w:color w:val="273B47"/>
          <w:shd w:val="clear" w:color="auto" w:fill="FFFFFF"/>
        </w:rPr>
        <w:t xml:space="preserve"> espera estén instaladas previamente, como el caso de </w:t>
      </w:r>
      <w:proofErr w:type="spellStart"/>
      <w:r>
        <w:rPr>
          <w:rStyle w:val="Textoennegrita"/>
          <w:rFonts w:ascii="Arial" w:hAnsi="Arial" w:cs="Arial"/>
          <w:color w:val="273B47"/>
          <w:shd w:val="clear" w:color="auto" w:fill="FFFFFF"/>
        </w:rPr>
        <w:t>stylus</w:t>
      </w:r>
      <w:proofErr w:type="spellEnd"/>
      <w:r>
        <w:rPr>
          <w:rFonts w:ascii="Arial" w:hAnsi="Arial" w:cs="Arial"/>
          <w:color w:val="273B47"/>
          <w:shd w:val="clear" w:color="auto" w:fill="FFFFFF"/>
        </w:rPr>
        <w:t> para </w:t>
      </w:r>
      <w:proofErr w:type="spellStart"/>
      <w:r>
        <w:rPr>
          <w:rStyle w:val="Textoennegrita"/>
          <w:rFonts w:ascii="Arial" w:hAnsi="Arial" w:cs="Arial"/>
          <w:color w:val="273B47"/>
          <w:shd w:val="clear" w:color="auto" w:fill="FFFFFF"/>
        </w:rPr>
        <w:t>stylus-loader</w:t>
      </w:r>
      <w:proofErr w:type="spellEnd"/>
      <w:r>
        <w:rPr>
          <w:rFonts w:ascii="Arial" w:hAnsi="Arial" w:cs="Arial"/>
          <w:color w:val="273B47"/>
          <w:shd w:val="clear" w:color="auto" w:fill="FFFFFF"/>
        </w:rPr>
        <w:t>.</w:t>
      </w:r>
    </w:p>
    <w:p w:rsidR="005C207F" w:rsidRDefault="005C207F" w:rsidP="005C207F">
      <w:pPr>
        <w:shd w:val="clear" w:color="auto" w:fill="FFFFFF"/>
        <w:spacing w:before="0" w:after="0" w:line="240" w:lineRule="auto"/>
        <w:jc w:val="both"/>
        <w:rPr>
          <w:rFonts w:ascii="Arial" w:hAnsi="Arial" w:cs="Arial"/>
          <w:color w:val="273B47"/>
          <w:shd w:val="clear" w:color="auto" w:fill="FFFFFF"/>
        </w:rPr>
      </w:pP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#Mi resumen</w:t>
      </w: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 xml:space="preserve">Tutorial: Cómo trabajar con preprocesadores de CSS en </w:t>
      </w:r>
      <w:proofErr w:type="spellStart"/>
      <w:r w:rsidRPr="005C207F">
        <w:rPr>
          <w:rFonts w:ascii="Arial" w:eastAsia="Times New Roman" w:hAnsi="Arial" w:cs="Arial"/>
          <w:color w:val="4A4A4A"/>
          <w:sz w:val="20"/>
          <w:szCs w:val="20"/>
          <w:lang w:val="es-MX" w:eastAsia="es-MX"/>
        </w:rPr>
        <w:t>Webpack</w:t>
      </w:r>
      <w:proofErr w:type="spellEnd"/>
    </w:p>
    <w:p w:rsidR="005C207F" w:rsidRPr="005C207F" w:rsidRDefault="005C207F" w:rsidP="00097571">
      <w:pPr>
        <w:numPr>
          <w:ilvl w:val="0"/>
          <w:numId w:val="15"/>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b/>
          <w:bCs/>
          <w:color w:val="4A4A4A"/>
          <w:sz w:val="20"/>
          <w:szCs w:val="20"/>
          <w:lang w:val="es-MX" w:eastAsia="es-MX"/>
        </w:rPr>
        <w:t xml:space="preserve">Necesitas instalar los </w:t>
      </w:r>
      <w:proofErr w:type="spellStart"/>
      <w:r w:rsidRPr="005C207F">
        <w:rPr>
          <w:rFonts w:ascii="Arial" w:eastAsia="Times New Roman" w:hAnsi="Arial" w:cs="Arial"/>
          <w:b/>
          <w:bCs/>
          <w:color w:val="4A4A4A"/>
          <w:sz w:val="20"/>
          <w:szCs w:val="20"/>
          <w:lang w:val="es-MX" w:eastAsia="es-MX"/>
        </w:rPr>
        <w:t>loaders</w:t>
      </w:r>
      <w:proofErr w:type="spellEnd"/>
      <w:r w:rsidRPr="005C207F">
        <w:rPr>
          <w:rFonts w:ascii="Arial" w:eastAsia="Times New Roman" w:hAnsi="Arial" w:cs="Arial"/>
          <w:b/>
          <w:bCs/>
          <w:color w:val="4A4A4A"/>
          <w:sz w:val="20"/>
          <w:szCs w:val="20"/>
          <w:lang w:val="es-MX" w:eastAsia="es-MX"/>
        </w:rPr>
        <w:t xml:space="preserve"> de los preprocesadores: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s-MX"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sass-loader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stylus-loader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less</w:t>
      </w:r>
      <w:r w:rsidRPr="005C207F">
        <w:rPr>
          <w:rFonts w:ascii="Courier New" w:eastAsia="Times New Roman" w:hAnsi="Courier New" w:cs="Courier New"/>
          <w:color w:val="FFFFFF"/>
          <w:sz w:val="20"/>
          <w:szCs w:val="20"/>
          <w:lang w:val="en-US" w:eastAsia="es-MX"/>
        </w:rPr>
        <w:t>-loader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w:t>
      </w:r>
      <w:proofErr w:type="spellStart"/>
      <w:r w:rsidRPr="005C207F">
        <w:rPr>
          <w:rFonts w:ascii="Courier New" w:eastAsia="Times New Roman" w:hAnsi="Courier New" w:cs="Courier New"/>
          <w:color w:val="FFFFFF"/>
          <w:sz w:val="20"/>
          <w:szCs w:val="20"/>
          <w:lang w:val="en-US" w:eastAsia="es-MX"/>
        </w:rPr>
        <w:t>postcss</w:t>
      </w:r>
      <w:proofErr w:type="spellEnd"/>
      <w:r w:rsidRPr="005C207F">
        <w:rPr>
          <w:rFonts w:ascii="Courier New" w:eastAsia="Times New Roman" w:hAnsi="Courier New" w:cs="Courier New"/>
          <w:color w:val="FFFFFF"/>
          <w:sz w:val="20"/>
          <w:szCs w:val="20"/>
          <w:lang w:val="en-US" w:eastAsia="es-MX"/>
        </w:rPr>
        <w:t>-loader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w:t>
      </w:r>
      <w:proofErr w:type="spellStart"/>
      <w:r w:rsidRPr="005C207F">
        <w:rPr>
          <w:rFonts w:ascii="Courier New" w:eastAsia="Times New Roman" w:hAnsi="Courier New" w:cs="Courier New"/>
          <w:color w:val="FFFFFF"/>
          <w:sz w:val="20"/>
          <w:szCs w:val="20"/>
          <w:lang w:val="en-US" w:eastAsia="es-MX"/>
        </w:rPr>
        <w:t>Versión</w:t>
      </w:r>
      <w:proofErr w:type="spellEnd"/>
      <w:r w:rsidRPr="005C207F">
        <w:rPr>
          <w:rFonts w:ascii="Courier New" w:eastAsia="Times New Roman" w:hAnsi="Courier New" w:cs="Courier New"/>
          <w:color w:val="FFFFFF"/>
          <w:sz w:val="20"/>
          <w:szCs w:val="20"/>
          <w:lang w:val="en-US" w:eastAsia="es-MX"/>
        </w:rPr>
        <w:t xml:space="preserve"> </w:t>
      </w:r>
      <w:proofErr w:type="spellStart"/>
      <w:r w:rsidRPr="005C207F">
        <w:rPr>
          <w:rFonts w:ascii="Courier New" w:eastAsia="Times New Roman" w:hAnsi="Courier New" w:cs="Courier New"/>
          <w:color w:val="FFFFFF"/>
          <w:sz w:val="20"/>
          <w:szCs w:val="20"/>
          <w:lang w:val="en-US" w:eastAsia="es-MX"/>
        </w:rPr>
        <w:t>Corta</w:t>
      </w:r>
      <w:proofErr w:type="spellEnd"/>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sass-loader stylus-loader </w:t>
      </w:r>
      <w:r w:rsidRPr="005C207F">
        <w:rPr>
          <w:rFonts w:ascii="Courier New" w:eastAsia="Times New Roman" w:hAnsi="Courier New" w:cs="Courier New"/>
          <w:b/>
          <w:bCs/>
          <w:color w:val="F92672"/>
          <w:sz w:val="20"/>
          <w:szCs w:val="20"/>
          <w:lang w:val="en-US" w:eastAsia="es-MX"/>
        </w:rPr>
        <w:t>less</w:t>
      </w:r>
      <w:r w:rsidRPr="005C207F">
        <w:rPr>
          <w:rFonts w:ascii="Courier New" w:eastAsia="Times New Roman" w:hAnsi="Courier New" w:cs="Courier New"/>
          <w:color w:val="FFFFFF"/>
          <w:sz w:val="20"/>
          <w:szCs w:val="20"/>
          <w:lang w:val="en-US" w:eastAsia="es-MX"/>
        </w:rPr>
        <w:t xml:space="preserve">-loader </w:t>
      </w:r>
      <w:proofErr w:type="spellStart"/>
      <w:r w:rsidRPr="005C207F">
        <w:rPr>
          <w:rFonts w:ascii="Courier New" w:eastAsia="Times New Roman" w:hAnsi="Courier New" w:cs="Courier New"/>
          <w:color w:val="FFFFFF"/>
          <w:sz w:val="20"/>
          <w:szCs w:val="20"/>
          <w:lang w:val="en-US" w:eastAsia="es-MX"/>
        </w:rPr>
        <w:t>postcss</w:t>
      </w:r>
      <w:proofErr w:type="spellEnd"/>
      <w:r w:rsidRPr="005C207F">
        <w:rPr>
          <w:rFonts w:ascii="Courier New" w:eastAsia="Times New Roman" w:hAnsi="Courier New" w:cs="Courier New"/>
          <w:color w:val="FFFFFF"/>
          <w:sz w:val="20"/>
          <w:szCs w:val="20"/>
          <w:lang w:val="en-US" w:eastAsia="es-MX"/>
        </w:rPr>
        <w:t xml:space="preserve">-loader </w:t>
      </w: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
    <w:p w:rsidR="005C207F" w:rsidRPr="005C207F" w:rsidRDefault="005C207F" w:rsidP="00097571">
      <w:pPr>
        <w:numPr>
          <w:ilvl w:val="0"/>
          <w:numId w:val="16"/>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lastRenderedPageBreak/>
        <w:t xml:space="preserve">Antes de configurar los preprocesadores en </w:t>
      </w:r>
      <w:proofErr w:type="spellStart"/>
      <w:r w:rsidRPr="005C207F">
        <w:rPr>
          <w:rFonts w:ascii="Arial" w:eastAsia="Times New Roman" w:hAnsi="Arial" w:cs="Arial"/>
          <w:color w:val="4A4A4A"/>
          <w:sz w:val="20"/>
          <w:szCs w:val="20"/>
          <w:lang w:val="es-MX" w:eastAsia="es-MX"/>
        </w:rPr>
        <w:t>webpack</w:t>
      </w:r>
      <w:proofErr w:type="spellEnd"/>
      <w:r w:rsidRPr="005C207F">
        <w:rPr>
          <w:rFonts w:ascii="Arial" w:eastAsia="Times New Roman" w:hAnsi="Arial" w:cs="Arial"/>
          <w:color w:val="4A4A4A"/>
          <w:sz w:val="20"/>
          <w:szCs w:val="20"/>
          <w:lang w:val="es-MX" w:eastAsia="es-MX"/>
        </w:rPr>
        <w:t xml:space="preserve"> necesitas tenerlos previamente instalado en tu computador, tenerlos en tus </w:t>
      </w:r>
      <w:r w:rsidRPr="005C207F">
        <w:rPr>
          <w:rFonts w:ascii="Courier New" w:eastAsia="Times New Roman" w:hAnsi="Courier New" w:cs="Courier New"/>
          <w:color w:val="4A4A4A"/>
          <w:sz w:val="20"/>
          <w:szCs w:val="20"/>
          <w:lang w:val="es-MX" w:eastAsia="es-MX"/>
        </w:rPr>
        <w:t xml:space="preserve">Peer </w:t>
      </w:r>
      <w:proofErr w:type="spellStart"/>
      <w:r w:rsidRPr="005C207F">
        <w:rPr>
          <w:rFonts w:ascii="Courier New" w:eastAsia="Times New Roman" w:hAnsi="Courier New" w:cs="Courier New"/>
          <w:color w:val="4A4A4A"/>
          <w:sz w:val="20"/>
          <w:szCs w:val="20"/>
          <w:lang w:val="es-MX" w:eastAsia="es-MX"/>
        </w:rPr>
        <w:t>dependencies</w:t>
      </w:r>
      <w:proofErr w:type="spellEnd"/>
      <w:r w:rsidRPr="005C207F">
        <w:rPr>
          <w:rFonts w:ascii="Arial" w:eastAsia="Times New Roman" w:hAnsi="Arial" w:cs="Arial"/>
          <w:color w:val="4A4A4A"/>
          <w:sz w:val="20"/>
          <w:szCs w:val="20"/>
          <w:lang w:val="es-MX" w:eastAsia="es-MX"/>
        </w:rPr>
        <w:t>.</w:t>
      </w: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Instalando preprocesadores de CSS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s-MX" w:eastAsia="es-MX"/>
        </w:rPr>
        <w:tab/>
      </w:r>
      <w:proofErr w:type="spellStart"/>
      <w:proofErr w:type="gramStart"/>
      <w:r w:rsidRPr="005C207F">
        <w:rPr>
          <w:rFonts w:ascii="Courier New" w:eastAsia="Times New Roman" w:hAnsi="Courier New" w:cs="Courier New"/>
          <w:color w:val="FFFFFF"/>
          <w:sz w:val="20"/>
          <w:szCs w:val="20"/>
          <w:lang w:val="es-MX" w:eastAsia="es-MX"/>
        </w:rPr>
        <w:t>npm</w:t>
      </w:r>
      <w:proofErr w:type="spellEnd"/>
      <w:proofErr w:type="gramEnd"/>
      <w:r w:rsidRPr="005C207F">
        <w:rPr>
          <w:rFonts w:ascii="Courier New" w:eastAsia="Times New Roman" w:hAnsi="Courier New" w:cs="Courier New"/>
          <w:color w:val="FFFFFF"/>
          <w:sz w:val="20"/>
          <w:szCs w:val="20"/>
          <w:lang w:val="es-MX" w:eastAsia="es-MX"/>
        </w:rPr>
        <w:t xml:space="preserve"> </w:t>
      </w:r>
      <w:proofErr w:type="spellStart"/>
      <w:r w:rsidRPr="005C207F">
        <w:rPr>
          <w:rFonts w:ascii="Courier New" w:eastAsia="Times New Roman" w:hAnsi="Courier New" w:cs="Courier New"/>
          <w:b/>
          <w:bCs/>
          <w:color w:val="F92672"/>
          <w:sz w:val="20"/>
          <w:szCs w:val="20"/>
          <w:lang w:val="es-MX" w:eastAsia="es-MX"/>
        </w:rPr>
        <w:t>install</w:t>
      </w:r>
      <w:proofErr w:type="spellEnd"/>
      <w:r w:rsidRPr="005C207F">
        <w:rPr>
          <w:rFonts w:ascii="Courier New" w:eastAsia="Times New Roman" w:hAnsi="Courier New" w:cs="Courier New"/>
          <w:color w:val="FFFFFF"/>
          <w:sz w:val="20"/>
          <w:szCs w:val="20"/>
          <w:lang w:val="es-MX" w:eastAsia="es-MX"/>
        </w:rPr>
        <w:t xml:space="preserve"> </w:t>
      </w:r>
      <w:proofErr w:type="spellStart"/>
      <w:r w:rsidRPr="005C207F">
        <w:rPr>
          <w:rFonts w:ascii="Courier New" w:eastAsia="Times New Roman" w:hAnsi="Courier New" w:cs="Courier New"/>
          <w:color w:val="FFFFFF"/>
          <w:sz w:val="20"/>
          <w:szCs w:val="20"/>
          <w:lang w:val="es-MX" w:eastAsia="es-MX"/>
        </w:rPr>
        <w:t>sass</w:t>
      </w:r>
      <w:proofErr w:type="spellEnd"/>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s-MX"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node-sass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stylus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less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w:t>
      </w:r>
      <w:r w:rsidRPr="005C207F">
        <w:rPr>
          <w:rFonts w:ascii="Courier New" w:eastAsia="Times New Roman" w:hAnsi="Courier New" w:cs="Courier New"/>
          <w:b/>
          <w:bCs/>
          <w:color w:val="F92672"/>
          <w:sz w:val="20"/>
          <w:szCs w:val="20"/>
          <w:lang w:val="en-US" w:eastAsia="es-MX"/>
        </w:rPr>
        <w:t>Short</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version</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sass stylus </w:t>
      </w:r>
      <w:r w:rsidRPr="005C207F">
        <w:rPr>
          <w:rFonts w:ascii="Courier New" w:eastAsia="Times New Roman" w:hAnsi="Courier New" w:cs="Courier New"/>
          <w:b/>
          <w:bCs/>
          <w:color w:val="F92672"/>
          <w:sz w:val="20"/>
          <w:szCs w:val="20"/>
          <w:lang w:val="en-US" w:eastAsia="es-MX"/>
        </w:rPr>
        <w:t>less</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
    <w:p w:rsidR="005C207F" w:rsidRPr="005C207F" w:rsidRDefault="005C207F" w:rsidP="00097571">
      <w:pPr>
        <w:numPr>
          <w:ilvl w:val="0"/>
          <w:numId w:val="17"/>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 xml:space="preserve">Necesitas añadir los </w:t>
      </w:r>
      <w:proofErr w:type="spellStart"/>
      <w:r w:rsidRPr="005C207F">
        <w:rPr>
          <w:rFonts w:ascii="Arial" w:eastAsia="Times New Roman" w:hAnsi="Arial" w:cs="Arial"/>
          <w:color w:val="4A4A4A"/>
          <w:sz w:val="20"/>
          <w:szCs w:val="20"/>
          <w:lang w:val="es-MX" w:eastAsia="es-MX"/>
        </w:rPr>
        <w:t>loaders</w:t>
      </w:r>
      <w:proofErr w:type="spellEnd"/>
      <w:r w:rsidRPr="005C207F">
        <w:rPr>
          <w:rFonts w:ascii="Arial" w:eastAsia="Times New Roman" w:hAnsi="Arial" w:cs="Arial"/>
          <w:color w:val="4A4A4A"/>
          <w:sz w:val="20"/>
          <w:szCs w:val="20"/>
          <w:lang w:val="es-MX" w:eastAsia="es-MX"/>
        </w:rPr>
        <w:t xml:space="preserve"> en </w:t>
      </w:r>
      <w:proofErr w:type="gramStart"/>
      <w:r w:rsidRPr="005C207F">
        <w:rPr>
          <w:rFonts w:ascii="Arial" w:eastAsia="Times New Roman" w:hAnsi="Arial" w:cs="Arial"/>
          <w:color w:val="4A4A4A"/>
          <w:sz w:val="20"/>
          <w:szCs w:val="20"/>
          <w:lang w:val="es-MX" w:eastAsia="es-MX"/>
        </w:rPr>
        <w:t>tus archivo</w:t>
      </w:r>
      <w:proofErr w:type="gramEnd"/>
      <w:r w:rsidRPr="005C207F">
        <w:rPr>
          <w:rFonts w:ascii="Arial" w:eastAsia="Times New Roman" w:hAnsi="Arial" w:cs="Arial"/>
          <w:color w:val="4A4A4A"/>
          <w:sz w:val="20"/>
          <w:szCs w:val="20"/>
          <w:lang w:val="es-MX" w:eastAsia="es-MX"/>
        </w:rPr>
        <w:t xml:space="preserve"> de webpack.config.js.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BF79DB"/>
          <w:sz w:val="20"/>
          <w:szCs w:val="20"/>
          <w:lang w:val="en-US" w:eastAsia="es-MX"/>
        </w:rPr>
        <w:t>test</w:t>
      </w:r>
      <w:proofErr w:type="gramEnd"/>
      <w:r w:rsidRPr="005C207F">
        <w:rPr>
          <w:rFonts w:ascii="Courier New" w:eastAsia="Times New Roman" w:hAnsi="Courier New" w:cs="Courier New"/>
          <w:color w:val="FFFFFF"/>
          <w:sz w:val="20"/>
          <w:szCs w:val="20"/>
          <w:lang w:val="en-US" w:eastAsia="es-MX"/>
        </w:rPr>
        <w:t>: /\.</w:t>
      </w:r>
      <w:proofErr w:type="spellStart"/>
      <w:r w:rsidRPr="005C207F">
        <w:rPr>
          <w:rFonts w:ascii="Courier New" w:eastAsia="Times New Roman" w:hAnsi="Courier New" w:cs="Courier New"/>
          <w:color w:val="FFFFFF"/>
          <w:sz w:val="20"/>
          <w:szCs w:val="20"/>
          <w:lang w:val="en-US" w:eastAsia="es-MX"/>
        </w:rPr>
        <w:t>scss</w:t>
      </w:r>
      <w:proofErr w:type="spellEnd"/>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FFFFFF"/>
          <w:sz w:val="20"/>
          <w:szCs w:val="20"/>
          <w:lang w:val="en-US" w:eastAsia="es-MX"/>
        </w:rPr>
        <w:t>use</w:t>
      </w:r>
      <w:proofErr w:type="gramEnd"/>
      <w:r w:rsidRPr="005C207F">
        <w:rPr>
          <w:rFonts w:ascii="Courier New" w:eastAsia="Times New Roman" w:hAnsi="Courier New" w:cs="Courier New"/>
          <w:color w:val="FFFFFF"/>
          <w:sz w:val="20"/>
          <w:szCs w:val="20"/>
          <w:lang w:val="en-US" w:eastAsia="es-MX"/>
        </w:rPr>
        <w:t xml:space="preserve">: [ </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style-loader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spellStart"/>
      <w:proofErr w:type="gramStart"/>
      <w:r w:rsidRPr="005C207F">
        <w:rPr>
          <w:rFonts w:ascii="Courier New" w:eastAsia="Times New Roman" w:hAnsi="Courier New" w:cs="Courier New"/>
          <w:color w:val="A6E22E"/>
          <w:sz w:val="20"/>
          <w:szCs w:val="20"/>
          <w:lang w:val="en-US" w:eastAsia="es-MX"/>
        </w:rPr>
        <w:t>css</w:t>
      </w:r>
      <w:proofErr w:type="spellEnd"/>
      <w:r w:rsidRPr="005C207F">
        <w:rPr>
          <w:rFonts w:ascii="Courier New" w:eastAsia="Times New Roman" w:hAnsi="Courier New" w:cs="Courier New"/>
          <w:color w:val="A6E22E"/>
          <w:sz w:val="20"/>
          <w:szCs w:val="20"/>
          <w:lang w:val="en-US" w:eastAsia="es-MX"/>
        </w:rPr>
        <w:t>-loader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sass-loader</w:t>
      </w:r>
      <w:proofErr w:type="gramEnd"/>
      <w:r w:rsidRPr="005C207F">
        <w:rPr>
          <w:rFonts w:ascii="Courier New" w:eastAsia="Times New Roman" w:hAnsi="Courier New" w:cs="Courier New"/>
          <w:color w:val="A6E22E"/>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BF79DB"/>
          <w:sz w:val="20"/>
          <w:szCs w:val="20"/>
          <w:lang w:val="en-US" w:eastAsia="es-MX"/>
        </w:rPr>
        <w:t>test</w:t>
      </w:r>
      <w:proofErr w:type="gramEnd"/>
      <w:r w:rsidRPr="005C207F">
        <w:rPr>
          <w:rFonts w:ascii="Courier New" w:eastAsia="Times New Roman" w:hAnsi="Courier New" w:cs="Courier New"/>
          <w:color w:val="FFFFFF"/>
          <w:sz w:val="20"/>
          <w:szCs w:val="20"/>
          <w:lang w:val="en-US" w:eastAsia="es-MX"/>
        </w:rPr>
        <w:t>: /\.less$/,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FFFFFF"/>
          <w:sz w:val="20"/>
          <w:szCs w:val="20"/>
          <w:lang w:val="es-MX" w:eastAsia="es-MX"/>
        </w:rPr>
        <w:t>use</w:t>
      </w:r>
      <w:proofErr w:type="gramEnd"/>
      <w:r w:rsidRPr="005C207F">
        <w:rPr>
          <w:rFonts w:ascii="Courier New" w:eastAsia="Times New Roman" w:hAnsi="Courier New" w:cs="Courier New"/>
          <w:color w:val="FFFFFF"/>
          <w:sz w:val="20"/>
          <w:szCs w:val="20"/>
          <w:lang w:val="es-MX" w:eastAsia="es-MX"/>
        </w:rPr>
        <w:t xml:space="preserve">: [ </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A6E22E"/>
          <w:sz w:val="20"/>
          <w:szCs w:val="20"/>
          <w:lang w:val="es-MX" w:eastAsia="es-MX"/>
        </w:rPr>
        <w:t>"</w:t>
      </w:r>
      <w:proofErr w:type="spellStart"/>
      <w:r w:rsidRPr="005C207F">
        <w:rPr>
          <w:rFonts w:ascii="Courier New" w:eastAsia="Times New Roman" w:hAnsi="Courier New" w:cs="Courier New"/>
          <w:color w:val="A6E22E"/>
          <w:sz w:val="20"/>
          <w:szCs w:val="20"/>
          <w:lang w:val="es-MX" w:eastAsia="es-MX"/>
        </w:rPr>
        <w:t>style-loader</w:t>
      </w:r>
      <w:proofErr w:type="spellEnd"/>
      <w:r w:rsidRPr="005C207F">
        <w:rPr>
          <w:rFonts w:ascii="Courier New" w:eastAsia="Times New Roman" w:hAnsi="Courier New" w:cs="Courier New"/>
          <w:color w:val="A6E22E"/>
          <w:sz w:val="20"/>
          <w:szCs w:val="20"/>
          <w:lang w:val="es-MX" w:eastAsia="es-MX"/>
        </w:rPr>
        <w:t>"</w:t>
      </w:r>
      <w:r w:rsidRPr="005C207F">
        <w:rPr>
          <w:rFonts w:ascii="Courier New" w:eastAsia="Times New Roman" w:hAnsi="Courier New" w:cs="Courier New"/>
          <w:color w:val="FFFFFF"/>
          <w:sz w:val="20"/>
          <w:szCs w:val="20"/>
          <w:lang w:val="es-MX"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A6E22E"/>
          <w:sz w:val="20"/>
          <w:szCs w:val="20"/>
          <w:lang w:val="en-US" w:eastAsia="es-MX"/>
        </w:rPr>
        <w:t>"</w:t>
      </w:r>
      <w:proofErr w:type="spellStart"/>
      <w:proofErr w:type="gramStart"/>
      <w:r w:rsidRPr="005C207F">
        <w:rPr>
          <w:rFonts w:ascii="Courier New" w:eastAsia="Times New Roman" w:hAnsi="Courier New" w:cs="Courier New"/>
          <w:color w:val="A6E22E"/>
          <w:sz w:val="20"/>
          <w:szCs w:val="20"/>
          <w:lang w:val="en-US" w:eastAsia="es-MX"/>
        </w:rPr>
        <w:t>css</w:t>
      </w:r>
      <w:proofErr w:type="spellEnd"/>
      <w:r w:rsidRPr="005C207F">
        <w:rPr>
          <w:rFonts w:ascii="Courier New" w:eastAsia="Times New Roman" w:hAnsi="Courier New" w:cs="Courier New"/>
          <w:color w:val="A6E22E"/>
          <w:sz w:val="20"/>
          <w:szCs w:val="20"/>
          <w:lang w:val="en-US" w:eastAsia="es-MX"/>
        </w:rPr>
        <w:t>-loader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less-loader</w:t>
      </w:r>
      <w:proofErr w:type="gramEnd"/>
      <w:r w:rsidRPr="005C207F">
        <w:rPr>
          <w:rFonts w:ascii="Courier New" w:eastAsia="Times New Roman" w:hAnsi="Courier New" w:cs="Courier New"/>
          <w:color w:val="A6E22E"/>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BF79DB"/>
          <w:sz w:val="20"/>
          <w:szCs w:val="20"/>
          <w:lang w:val="en-US" w:eastAsia="es-MX"/>
        </w:rPr>
        <w:t>test</w:t>
      </w:r>
      <w:proofErr w:type="gramEnd"/>
      <w:r w:rsidRPr="005C207F">
        <w:rPr>
          <w:rFonts w:ascii="Courier New" w:eastAsia="Times New Roman" w:hAnsi="Courier New" w:cs="Courier New"/>
          <w:color w:val="FFFFFF"/>
          <w:sz w:val="20"/>
          <w:szCs w:val="20"/>
          <w:lang w:val="en-US" w:eastAsia="es-MX"/>
        </w:rPr>
        <w:t>: /\.</w:t>
      </w:r>
      <w:proofErr w:type="spellStart"/>
      <w:r w:rsidRPr="005C207F">
        <w:rPr>
          <w:rFonts w:ascii="Courier New" w:eastAsia="Times New Roman" w:hAnsi="Courier New" w:cs="Courier New"/>
          <w:color w:val="FFFFFF"/>
          <w:sz w:val="20"/>
          <w:szCs w:val="20"/>
          <w:lang w:val="en-US" w:eastAsia="es-MX"/>
        </w:rPr>
        <w:t>styl</w:t>
      </w:r>
      <w:proofErr w:type="spellEnd"/>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FFFFFF"/>
          <w:sz w:val="20"/>
          <w:szCs w:val="20"/>
          <w:lang w:val="en-US" w:eastAsia="es-MX"/>
        </w:rPr>
        <w:t>use</w:t>
      </w:r>
      <w:proofErr w:type="gramEnd"/>
      <w:r w:rsidRPr="005C207F">
        <w:rPr>
          <w:rFonts w:ascii="Courier New" w:eastAsia="Times New Roman" w:hAnsi="Courier New" w:cs="Courier New"/>
          <w:color w:val="FFFFFF"/>
          <w:sz w:val="20"/>
          <w:szCs w:val="20"/>
          <w:lang w:val="en-US" w:eastAsia="es-MX"/>
        </w:rPr>
        <w:t xml:space="preserve">: [ </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style-loader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spellStart"/>
      <w:proofErr w:type="gramStart"/>
      <w:r w:rsidRPr="005C207F">
        <w:rPr>
          <w:rFonts w:ascii="Courier New" w:eastAsia="Times New Roman" w:hAnsi="Courier New" w:cs="Courier New"/>
          <w:color w:val="A6E22E"/>
          <w:sz w:val="20"/>
          <w:szCs w:val="20"/>
          <w:lang w:val="en-US" w:eastAsia="es-MX"/>
        </w:rPr>
        <w:t>css</w:t>
      </w:r>
      <w:proofErr w:type="spellEnd"/>
      <w:r w:rsidRPr="005C207F">
        <w:rPr>
          <w:rFonts w:ascii="Courier New" w:eastAsia="Times New Roman" w:hAnsi="Courier New" w:cs="Courier New"/>
          <w:color w:val="A6E22E"/>
          <w:sz w:val="20"/>
          <w:szCs w:val="20"/>
          <w:lang w:val="en-US" w:eastAsia="es-MX"/>
        </w:rPr>
        <w:t>-loader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s-MX" w:eastAsia="es-MX"/>
        </w:rPr>
        <w:t>"</w:t>
      </w:r>
      <w:proofErr w:type="spellStart"/>
      <w:r w:rsidRPr="005C207F">
        <w:rPr>
          <w:rFonts w:ascii="Courier New" w:eastAsia="Times New Roman" w:hAnsi="Courier New" w:cs="Courier New"/>
          <w:color w:val="A6E22E"/>
          <w:sz w:val="20"/>
          <w:szCs w:val="20"/>
          <w:lang w:val="es-MX" w:eastAsia="es-MX"/>
        </w:rPr>
        <w:t>stylus-loader</w:t>
      </w:r>
      <w:proofErr w:type="spellEnd"/>
      <w:r w:rsidRPr="005C207F">
        <w:rPr>
          <w:rFonts w:ascii="Courier New" w:eastAsia="Times New Roman" w:hAnsi="Courier New" w:cs="Courier New"/>
          <w:color w:val="A6E22E"/>
          <w:sz w:val="20"/>
          <w:szCs w:val="20"/>
          <w:lang w:val="es-MX"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t>}</w:t>
      </w:r>
    </w:p>
    <w:p w:rsidR="005C207F" w:rsidRPr="005C207F" w:rsidRDefault="005C207F" w:rsidP="00097571">
      <w:pPr>
        <w:numPr>
          <w:ilvl w:val="0"/>
          <w:numId w:val="18"/>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 xml:space="preserve">¡Y </w:t>
      </w:r>
      <w:proofErr w:type="spellStart"/>
      <w:r w:rsidRPr="005C207F">
        <w:rPr>
          <w:rFonts w:ascii="Arial" w:eastAsia="Times New Roman" w:hAnsi="Arial" w:cs="Arial"/>
          <w:color w:val="4A4A4A"/>
          <w:sz w:val="20"/>
          <w:szCs w:val="20"/>
          <w:lang w:val="es-MX" w:eastAsia="es-MX"/>
        </w:rPr>
        <w:t>voilá</w:t>
      </w:r>
      <w:proofErr w:type="spellEnd"/>
      <w:r w:rsidRPr="005C207F">
        <w:rPr>
          <w:rFonts w:ascii="Arial" w:eastAsia="Times New Roman" w:hAnsi="Arial" w:cs="Arial"/>
          <w:color w:val="4A4A4A"/>
          <w:sz w:val="20"/>
          <w:szCs w:val="20"/>
          <w:lang w:val="es-MX" w:eastAsia="es-MX"/>
        </w:rPr>
        <w:t xml:space="preserve">! Pon a correr tu </w:t>
      </w:r>
      <w:proofErr w:type="spellStart"/>
      <w:r w:rsidRPr="005C207F">
        <w:rPr>
          <w:rFonts w:ascii="Arial" w:eastAsia="Times New Roman" w:hAnsi="Arial" w:cs="Arial"/>
          <w:color w:val="4A4A4A"/>
          <w:sz w:val="20"/>
          <w:szCs w:val="20"/>
          <w:lang w:val="es-MX" w:eastAsia="es-MX"/>
        </w:rPr>
        <w:t>webpack</w:t>
      </w:r>
      <w:proofErr w:type="spellEnd"/>
      <w:r w:rsidRPr="005C207F">
        <w:rPr>
          <w:rFonts w:ascii="Arial" w:eastAsia="Times New Roman" w:hAnsi="Arial" w:cs="Arial"/>
          <w:color w:val="4A4A4A"/>
          <w:sz w:val="20"/>
          <w:szCs w:val="20"/>
          <w:lang w:val="es-MX" w:eastAsia="es-MX"/>
        </w:rPr>
        <w:t xml:space="preserve"> </w:t>
      </w:r>
      <w:proofErr w:type="spellStart"/>
      <w:r w:rsidRPr="005C207F">
        <w:rPr>
          <w:rFonts w:ascii="Arial" w:eastAsia="Times New Roman" w:hAnsi="Arial" w:cs="Arial"/>
          <w:color w:val="4A4A4A"/>
          <w:sz w:val="20"/>
          <w:szCs w:val="20"/>
          <w:lang w:val="es-MX" w:eastAsia="es-MX"/>
        </w:rPr>
        <w:t>config</w:t>
      </w:r>
      <w:proofErr w:type="spellEnd"/>
      <w:r w:rsidRPr="005C207F">
        <w:rPr>
          <w:rFonts w:ascii="Arial" w:eastAsia="Times New Roman" w:hAnsi="Arial" w:cs="Arial"/>
          <w:color w:val="4A4A4A"/>
          <w:sz w:val="20"/>
          <w:szCs w:val="20"/>
          <w:lang w:val="es-MX" w:eastAsia="es-MX"/>
        </w:rPr>
        <w:t xml:space="preserve"> y crea unos diseños inspiradores para tu aplicación web.</w:t>
      </w: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En mi caso:</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C207F">
        <w:rPr>
          <w:rFonts w:ascii="Courier New" w:eastAsia="Times New Roman" w:hAnsi="Courier New" w:cs="Courier New"/>
          <w:color w:val="FFFFFF"/>
          <w:sz w:val="20"/>
          <w:szCs w:val="20"/>
          <w:lang w:val="es-MX" w:eastAsia="es-MX"/>
        </w:rPr>
        <w:t>npm</w:t>
      </w:r>
      <w:proofErr w:type="spellEnd"/>
      <w:proofErr w:type="gramEnd"/>
      <w:r w:rsidRPr="005C207F">
        <w:rPr>
          <w:rFonts w:ascii="Courier New" w:eastAsia="Times New Roman" w:hAnsi="Courier New" w:cs="Courier New"/>
          <w:color w:val="FFFFFF"/>
          <w:sz w:val="20"/>
          <w:szCs w:val="20"/>
          <w:lang w:val="es-MX" w:eastAsia="es-MX"/>
        </w:rPr>
        <w:t xml:space="preserve"> </w:t>
      </w:r>
      <w:proofErr w:type="spellStart"/>
      <w:r w:rsidRPr="005C207F">
        <w:rPr>
          <w:rFonts w:ascii="Courier New" w:eastAsia="Times New Roman" w:hAnsi="Courier New" w:cs="Courier New"/>
          <w:color w:val="A6E22E"/>
          <w:sz w:val="20"/>
          <w:szCs w:val="20"/>
          <w:lang w:val="es-MX" w:eastAsia="es-MX"/>
        </w:rPr>
        <w:t>run</w:t>
      </w:r>
      <w:proofErr w:type="spellEnd"/>
      <w:r w:rsidRPr="005C207F">
        <w:rPr>
          <w:rFonts w:ascii="Courier New" w:eastAsia="Times New Roman" w:hAnsi="Courier New" w:cs="Courier New"/>
          <w:color w:val="FFFFFF"/>
          <w:sz w:val="20"/>
          <w:szCs w:val="20"/>
          <w:lang w:val="es-MX" w:eastAsia="es-MX"/>
        </w:rPr>
        <w:t xml:space="preserve"> </w:t>
      </w:r>
      <w:proofErr w:type="spellStart"/>
      <w:r w:rsidRPr="005C207F">
        <w:rPr>
          <w:rFonts w:ascii="Courier New" w:eastAsia="Times New Roman" w:hAnsi="Courier New" w:cs="Courier New"/>
          <w:color w:val="FFFFFF"/>
          <w:sz w:val="20"/>
          <w:szCs w:val="20"/>
          <w:lang w:val="es-MX" w:eastAsia="es-MX"/>
        </w:rPr>
        <w:t>build:precss</w:t>
      </w:r>
      <w:proofErr w:type="spellEnd"/>
    </w:p>
    <w:p w:rsidR="005C207F" w:rsidRDefault="005C207F" w:rsidP="005C207F">
      <w:pPr>
        <w:shd w:val="clear" w:color="auto" w:fill="FFFFFF"/>
        <w:spacing w:before="0" w:after="0" w:line="240" w:lineRule="auto"/>
        <w:jc w:val="both"/>
        <w:rPr>
          <w:rFonts w:ascii="Arial" w:hAnsi="Arial" w:cs="Arial"/>
          <w:color w:val="4A4A4A"/>
          <w:sz w:val="20"/>
          <w:szCs w:val="20"/>
          <w:lang w:val="es-MX"/>
        </w:rPr>
      </w:pPr>
    </w:p>
    <w:p w:rsidR="00EF052C" w:rsidRDefault="00EF052C" w:rsidP="005C207F">
      <w:pPr>
        <w:shd w:val="clear" w:color="auto" w:fill="FFFFFF"/>
        <w:spacing w:before="0" w:after="0" w:line="240" w:lineRule="auto"/>
        <w:jc w:val="both"/>
        <w:rPr>
          <w:rFonts w:ascii="Arial" w:hAnsi="Arial" w:cs="Arial"/>
          <w:color w:val="4A4A4A"/>
          <w:sz w:val="20"/>
          <w:szCs w:val="20"/>
          <w:lang w:val="es-MX"/>
        </w:rPr>
      </w:pP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En caso de </w:t>
      </w:r>
      <w:proofErr w:type="spellStart"/>
      <w:proofErr w:type="gram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 xml:space="preserve"> …</w:t>
      </w:r>
      <w:proofErr w:type="gramEnd"/>
      <w:r w:rsidRPr="00EF052C">
        <w:rPr>
          <w:rFonts w:ascii="Arial" w:eastAsia="Times New Roman" w:hAnsi="Arial" w:cs="Arial"/>
          <w:color w:val="4A4A4A"/>
          <w:sz w:val="20"/>
          <w:szCs w:val="20"/>
          <w:lang w:val="es-MX" w:eastAsia="es-MX"/>
        </w:rPr>
        <w:br/>
        <w:t>#Mi resumen</w:t>
      </w: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b/>
          <w:bCs/>
          <w:color w:val="4A4A4A"/>
          <w:sz w:val="20"/>
          <w:szCs w:val="20"/>
          <w:lang w:val="es-MX" w:eastAsia="es-MX"/>
        </w:rPr>
        <w:t xml:space="preserve">Tutorial: Cómo trabajar con POST CSS en </w:t>
      </w:r>
      <w:proofErr w:type="spellStart"/>
      <w:r w:rsidRPr="00EF052C">
        <w:rPr>
          <w:rFonts w:ascii="Arial" w:eastAsia="Times New Roman" w:hAnsi="Arial" w:cs="Arial"/>
          <w:b/>
          <w:bCs/>
          <w:color w:val="4A4A4A"/>
          <w:sz w:val="20"/>
          <w:szCs w:val="20"/>
          <w:lang w:val="es-MX" w:eastAsia="es-MX"/>
        </w:rPr>
        <w:t>Webpack</w:t>
      </w:r>
      <w:proofErr w:type="spellEnd"/>
    </w:p>
    <w:p w:rsidR="00EF052C" w:rsidRPr="00EF052C" w:rsidRDefault="00EF052C" w:rsidP="00097571">
      <w:pPr>
        <w:numPr>
          <w:ilvl w:val="0"/>
          <w:numId w:val="19"/>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Necesitas instalar el </w:t>
      </w:r>
      <w:proofErr w:type="spellStart"/>
      <w:r w:rsidRPr="00EF052C">
        <w:rPr>
          <w:rFonts w:ascii="Arial" w:eastAsia="Times New Roman" w:hAnsi="Arial" w:cs="Arial"/>
          <w:color w:val="4A4A4A"/>
          <w:sz w:val="20"/>
          <w:szCs w:val="20"/>
          <w:lang w:val="es-MX" w:eastAsia="es-MX"/>
        </w:rPr>
        <w:t>loader</w:t>
      </w:r>
      <w:proofErr w:type="spellEnd"/>
      <w:r w:rsidRPr="00EF052C">
        <w:rPr>
          <w:rFonts w:ascii="Arial" w:eastAsia="Times New Roman" w:hAnsi="Arial" w:cs="Arial"/>
          <w:color w:val="4A4A4A"/>
          <w:sz w:val="20"/>
          <w:szCs w:val="20"/>
          <w:lang w:val="es-MX" w:eastAsia="es-MX"/>
        </w:rPr>
        <w:t xml:space="preserve"> de </w:t>
      </w:r>
      <w:proofErr w:type="spell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s-MX" w:eastAsia="es-MX"/>
        </w:rPr>
        <w:tab/>
      </w:r>
      <w:proofErr w:type="spellStart"/>
      <w:proofErr w:type="gramStart"/>
      <w:r w:rsidRPr="00EF052C">
        <w:rPr>
          <w:rFonts w:ascii="Courier New" w:eastAsia="Times New Roman" w:hAnsi="Courier New" w:cs="Courier New"/>
          <w:color w:val="FFFFFF"/>
          <w:sz w:val="20"/>
          <w:szCs w:val="20"/>
          <w:lang w:val="en-US" w:eastAsia="es-MX"/>
        </w:rPr>
        <w:t>npm</w:t>
      </w:r>
      <w:proofErr w:type="spellEnd"/>
      <w:proofErr w:type="gramEnd"/>
      <w:r w:rsidRPr="00EF052C">
        <w:rPr>
          <w:rFonts w:ascii="Courier New" w:eastAsia="Times New Roman" w:hAnsi="Courier New" w:cs="Courier New"/>
          <w:color w:val="FFFFFF"/>
          <w:sz w:val="20"/>
          <w:szCs w:val="20"/>
          <w:lang w:val="en-US" w:eastAsia="es-MX"/>
        </w:rPr>
        <w:t xml:space="preserve"> install </w:t>
      </w:r>
      <w:proofErr w:type="spellStart"/>
      <w:r w:rsidRPr="00EF052C">
        <w:rPr>
          <w:rFonts w:ascii="Courier New" w:eastAsia="Times New Roman" w:hAnsi="Courier New" w:cs="Courier New"/>
          <w:color w:val="FFFFFF"/>
          <w:sz w:val="20"/>
          <w:szCs w:val="20"/>
          <w:lang w:val="en-US" w:eastAsia="es-MX"/>
        </w:rPr>
        <w:t>postcss</w:t>
      </w:r>
      <w:proofErr w:type="spellEnd"/>
      <w:r w:rsidRPr="00EF052C">
        <w:rPr>
          <w:rFonts w:ascii="Courier New" w:eastAsia="Times New Roman" w:hAnsi="Courier New" w:cs="Courier New"/>
          <w:color w:val="FFFFFF"/>
          <w:sz w:val="20"/>
          <w:szCs w:val="20"/>
          <w:lang w:val="en-US" w:eastAsia="es-MX"/>
        </w:rPr>
        <w:t>-loader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dev</w:t>
      </w:r>
      <w:proofErr w:type="spellEnd"/>
      <w:r w:rsidRPr="00EF052C">
        <w:rPr>
          <w:rFonts w:ascii="Courier New" w:eastAsia="Times New Roman" w:hAnsi="Courier New" w:cs="Courier New"/>
          <w:color w:val="FFFFFF"/>
          <w:sz w:val="20"/>
          <w:szCs w:val="20"/>
          <w:lang w:val="en-US" w:eastAsia="es-MX"/>
        </w:rPr>
        <w:t xml:space="preserve">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-exact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EF052C" w:rsidRPr="00EF052C" w:rsidRDefault="00EF052C" w:rsidP="00097571">
      <w:pPr>
        <w:numPr>
          <w:ilvl w:val="0"/>
          <w:numId w:val="20"/>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Configura el </w:t>
      </w:r>
      <w:proofErr w:type="spellStart"/>
      <w:r w:rsidRPr="00EF052C">
        <w:rPr>
          <w:rFonts w:ascii="Arial" w:eastAsia="Times New Roman" w:hAnsi="Arial" w:cs="Arial"/>
          <w:color w:val="4A4A4A"/>
          <w:sz w:val="20"/>
          <w:szCs w:val="20"/>
          <w:lang w:val="es-MX" w:eastAsia="es-MX"/>
        </w:rPr>
        <w:t>loader</w:t>
      </w:r>
      <w:proofErr w:type="spellEnd"/>
      <w:r w:rsidRPr="00EF052C">
        <w:rPr>
          <w:rFonts w:ascii="Arial" w:eastAsia="Times New Roman" w:hAnsi="Arial" w:cs="Arial"/>
          <w:color w:val="4A4A4A"/>
          <w:sz w:val="20"/>
          <w:szCs w:val="20"/>
          <w:lang w:val="es-MX" w:eastAsia="es-MX"/>
        </w:rPr>
        <w:t xml:space="preserve"> de POST CSS en webpack.config.js</w:t>
      </w: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i/>
          <w:iCs/>
          <w:color w:val="4A4A4A"/>
          <w:sz w:val="20"/>
          <w:szCs w:val="20"/>
          <w:lang w:val="es-MX" w:eastAsia="es-MX"/>
        </w:rPr>
        <w:t>Nota:</w:t>
      </w:r>
    </w:p>
    <w:p w:rsidR="00EF052C" w:rsidRPr="00EF052C" w:rsidRDefault="00EF052C" w:rsidP="00097571">
      <w:pPr>
        <w:numPr>
          <w:ilvl w:val="0"/>
          <w:numId w:val="21"/>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Los archivos de post </w:t>
      </w:r>
      <w:proofErr w:type="spellStart"/>
      <w:r w:rsidRPr="00EF052C">
        <w:rPr>
          <w:rFonts w:ascii="Arial" w:eastAsia="Times New Roman" w:hAnsi="Arial" w:cs="Arial"/>
          <w:color w:val="4A4A4A"/>
          <w:sz w:val="20"/>
          <w:szCs w:val="20"/>
          <w:lang w:val="es-MX" w:eastAsia="es-MX"/>
        </w:rPr>
        <w:t>css</w:t>
      </w:r>
      <w:proofErr w:type="spellEnd"/>
      <w:r w:rsidRPr="00EF052C">
        <w:rPr>
          <w:rFonts w:ascii="Arial" w:eastAsia="Times New Roman" w:hAnsi="Arial" w:cs="Arial"/>
          <w:color w:val="4A4A4A"/>
          <w:sz w:val="20"/>
          <w:szCs w:val="20"/>
          <w:lang w:val="es-MX" w:eastAsia="es-MX"/>
        </w:rPr>
        <w:t xml:space="preserve"> son .</w:t>
      </w:r>
      <w:proofErr w:type="spellStart"/>
      <w:r w:rsidRPr="00EF052C">
        <w:rPr>
          <w:rFonts w:ascii="Arial" w:eastAsia="Times New Roman" w:hAnsi="Arial" w:cs="Arial"/>
          <w:color w:val="4A4A4A"/>
          <w:sz w:val="20"/>
          <w:szCs w:val="20"/>
          <w:lang w:val="es-MX" w:eastAsia="es-MX"/>
        </w:rPr>
        <w:t>css</w:t>
      </w:r>
      <w:proofErr w:type="spellEnd"/>
    </w:p>
    <w:p w:rsidR="00EF052C" w:rsidRPr="00EF052C" w:rsidRDefault="00EF052C" w:rsidP="00097571">
      <w:pPr>
        <w:numPr>
          <w:ilvl w:val="0"/>
          <w:numId w:val="21"/>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Primero aplica </w:t>
      </w:r>
      <w:proofErr w:type="spellStart"/>
      <w:r w:rsidRPr="00EF052C">
        <w:rPr>
          <w:rFonts w:ascii="Arial" w:eastAsia="Times New Roman" w:hAnsi="Arial" w:cs="Arial"/>
          <w:color w:val="4A4A4A"/>
          <w:sz w:val="20"/>
          <w:szCs w:val="20"/>
          <w:lang w:val="es-MX" w:eastAsia="es-MX"/>
        </w:rPr>
        <w:t>css</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loader</w:t>
      </w:r>
      <w:proofErr w:type="spellEnd"/>
      <w:r w:rsidRPr="00EF052C">
        <w:rPr>
          <w:rFonts w:ascii="Arial" w:eastAsia="Times New Roman" w:hAnsi="Arial" w:cs="Arial"/>
          <w:color w:val="4A4A4A"/>
          <w:sz w:val="20"/>
          <w:szCs w:val="20"/>
          <w:lang w:val="es-MX" w:eastAsia="es-MX"/>
        </w:rPr>
        <w:t xml:space="preserve"> y </w:t>
      </w:r>
      <w:proofErr w:type="spellStart"/>
      <w:r w:rsidRPr="00EF052C">
        <w:rPr>
          <w:rFonts w:ascii="Arial" w:eastAsia="Times New Roman" w:hAnsi="Arial" w:cs="Arial"/>
          <w:color w:val="4A4A4A"/>
          <w:sz w:val="20"/>
          <w:szCs w:val="20"/>
          <w:lang w:val="es-MX" w:eastAsia="es-MX"/>
        </w:rPr>
        <w:t>despues</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loader</w:t>
      </w:r>
      <w:proofErr w:type="spellEnd"/>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s-MX" w:eastAsia="es-MX"/>
        </w:rPr>
        <w:lastRenderedPageBreak/>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proofErr w:type="gramStart"/>
      <w:r w:rsidRPr="00EF052C">
        <w:rPr>
          <w:rFonts w:ascii="Courier New" w:eastAsia="Times New Roman" w:hAnsi="Courier New" w:cs="Courier New"/>
          <w:color w:val="BF79DB"/>
          <w:sz w:val="20"/>
          <w:szCs w:val="20"/>
          <w:lang w:val="en-US" w:eastAsia="es-MX"/>
        </w:rPr>
        <w:t>test</w:t>
      </w:r>
      <w:proofErr w:type="gramEnd"/>
      <w:r w:rsidRPr="00EF052C">
        <w:rPr>
          <w:rFonts w:ascii="Courier New" w:eastAsia="Times New Roman" w:hAnsi="Courier New" w:cs="Courier New"/>
          <w:color w:val="FFFFFF"/>
          <w:sz w:val="20"/>
          <w:szCs w:val="20"/>
          <w:lang w:val="en-US" w:eastAsia="es-MX"/>
        </w:rPr>
        <w:t>: /\.</w:t>
      </w:r>
      <w:proofErr w:type="spellStart"/>
      <w:r w:rsidRPr="00EF052C">
        <w:rPr>
          <w:rFonts w:ascii="Courier New" w:eastAsia="Times New Roman" w:hAnsi="Courier New" w:cs="Courier New"/>
          <w:color w:val="FFFFFF"/>
          <w:sz w:val="20"/>
          <w:szCs w:val="20"/>
          <w:lang w:val="en-US" w:eastAsia="es-MX"/>
        </w:rPr>
        <w:t>css</w:t>
      </w:r>
      <w:proofErr w:type="spellEnd"/>
      <w:r w:rsidRPr="00EF052C">
        <w:rPr>
          <w:rFonts w:ascii="Courier New" w:eastAsia="Times New Roman" w:hAnsi="Courier New" w:cs="Courier New"/>
          <w:color w:val="FFFFFF"/>
          <w:sz w:val="20"/>
          <w:szCs w:val="20"/>
          <w:lang w:val="en-US"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proofErr w:type="gramStart"/>
      <w:r w:rsidRPr="00EF052C">
        <w:rPr>
          <w:rFonts w:ascii="Courier New" w:eastAsia="Times New Roman" w:hAnsi="Courier New" w:cs="Courier New"/>
          <w:color w:val="BF79DB"/>
          <w:sz w:val="20"/>
          <w:szCs w:val="20"/>
          <w:lang w:val="en-US" w:eastAsia="es-MX"/>
        </w:rPr>
        <w:t>use</w:t>
      </w:r>
      <w:proofErr w:type="gramEnd"/>
      <w:r w:rsidRPr="00EF052C">
        <w:rPr>
          <w:rFonts w:ascii="Courier New" w:eastAsia="Times New Roman" w:hAnsi="Courier New" w:cs="Courier New"/>
          <w:color w:val="FFFFFF"/>
          <w:sz w:val="20"/>
          <w:szCs w:val="20"/>
          <w:lang w:val="en-US" w:eastAsia="es-MX"/>
        </w:rPr>
        <w:t xml:space="preserve">: [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A6E22E"/>
          <w:sz w:val="20"/>
          <w:szCs w:val="20"/>
          <w:lang w:val="en-US" w:eastAsia="es-MX"/>
        </w:rPr>
        <w:t>"</w:t>
      </w:r>
      <w:proofErr w:type="gramStart"/>
      <w:r w:rsidRPr="00EF052C">
        <w:rPr>
          <w:rFonts w:ascii="Courier New" w:eastAsia="Times New Roman" w:hAnsi="Courier New" w:cs="Courier New"/>
          <w:color w:val="A6E22E"/>
          <w:sz w:val="20"/>
          <w:szCs w:val="20"/>
          <w:lang w:val="en-US" w:eastAsia="es-MX"/>
        </w:rPr>
        <w:t>style-loader</w:t>
      </w:r>
      <w:proofErr w:type="gramEnd"/>
      <w:r w:rsidRPr="00EF052C">
        <w:rPr>
          <w:rFonts w:ascii="Courier New" w:eastAsia="Times New Roman" w:hAnsi="Courier New" w:cs="Courier New"/>
          <w:color w:val="A6E22E"/>
          <w:sz w:val="20"/>
          <w:szCs w:val="20"/>
          <w:lang w:val="en-US" w:eastAsia="es-MX"/>
        </w:rPr>
        <w:t>"</w:t>
      </w:r>
      <w:r w:rsidRPr="00EF052C">
        <w:rPr>
          <w:rFonts w:ascii="Courier New" w:eastAsia="Times New Roman" w:hAnsi="Courier New" w:cs="Courier New"/>
          <w:color w:val="FFFFFF"/>
          <w:sz w:val="20"/>
          <w:szCs w:val="20"/>
          <w:lang w:val="en-US"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proofErr w:type="gramStart"/>
      <w:r w:rsidRPr="00EF052C">
        <w:rPr>
          <w:rFonts w:ascii="Courier New" w:eastAsia="Times New Roman" w:hAnsi="Courier New" w:cs="Courier New"/>
          <w:color w:val="BF79DB"/>
          <w:sz w:val="20"/>
          <w:szCs w:val="20"/>
          <w:lang w:val="en-US" w:eastAsia="es-MX"/>
        </w:rPr>
        <w:t>loader</w:t>
      </w:r>
      <w:proofErr w:type="gramEnd"/>
      <w:r w:rsidRPr="00EF052C">
        <w:rPr>
          <w:rFonts w:ascii="Courier New" w:eastAsia="Times New Roman" w:hAnsi="Courier New" w:cs="Courier New"/>
          <w:color w:val="BF79DB"/>
          <w:sz w:val="20"/>
          <w:szCs w:val="20"/>
          <w:lang w:val="en-US" w:eastAsia="es-MX"/>
        </w:rPr>
        <w:t>:</w:t>
      </w:r>
      <w:r w:rsidRPr="00EF052C">
        <w:rPr>
          <w:rFonts w:ascii="Courier New" w:eastAsia="Times New Roman" w:hAnsi="Courier New" w:cs="Courier New"/>
          <w:color w:val="A6E22E"/>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css</w:t>
      </w:r>
      <w:proofErr w:type="spellEnd"/>
      <w:r w:rsidRPr="00EF052C">
        <w:rPr>
          <w:rFonts w:ascii="Courier New" w:eastAsia="Times New Roman" w:hAnsi="Courier New" w:cs="Courier New"/>
          <w:color w:val="A6E22E"/>
          <w:sz w:val="20"/>
          <w:szCs w:val="20"/>
          <w:lang w:val="en-US" w:eastAsia="es-MX"/>
        </w:rPr>
        <w:t>-loader"</w:t>
      </w:r>
      <w:r w:rsidRPr="00EF052C">
        <w:rPr>
          <w:rFonts w:ascii="Courier New" w:eastAsia="Times New Roman" w:hAnsi="Courier New" w:cs="Courier New"/>
          <w:color w:val="FFFFFF"/>
          <w:sz w:val="20"/>
          <w:szCs w:val="20"/>
          <w:lang w:val="en-US"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proofErr w:type="gramStart"/>
      <w:r w:rsidRPr="00EF052C">
        <w:rPr>
          <w:rFonts w:ascii="Courier New" w:eastAsia="Times New Roman" w:hAnsi="Courier New" w:cs="Courier New"/>
          <w:color w:val="BF79DB"/>
          <w:sz w:val="20"/>
          <w:szCs w:val="20"/>
          <w:lang w:val="en-US" w:eastAsia="es-MX"/>
        </w:rPr>
        <w:t>options</w:t>
      </w:r>
      <w:proofErr w:type="gramEnd"/>
      <w:r w:rsidRPr="00EF052C">
        <w:rPr>
          <w:rFonts w:ascii="Courier New" w:eastAsia="Times New Roman" w:hAnsi="Courier New" w:cs="Courier New"/>
          <w:color w:val="BF79DB"/>
          <w:sz w:val="20"/>
          <w:szCs w:val="20"/>
          <w:lang w:val="en-US" w:eastAsia="es-MX"/>
        </w:rPr>
        <w:t>:</w:t>
      </w:r>
      <w:r w:rsidRPr="00EF052C">
        <w:rPr>
          <w:rFonts w:ascii="Courier New" w:eastAsia="Times New Roman" w:hAnsi="Courier New" w:cs="Courier New"/>
          <w:color w:val="FFFFFF"/>
          <w:sz w:val="20"/>
          <w:szCs w:val="20"/>
          <w:lang w:val="en-US" w:eastAsia="es-MX"/>
        </w:rPr>
        <w:t xml:space="preserve">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proofErr w:type="spellStart"/>
      <w:proofErr w:type="gramStart"/>
      <w:r w:rsidRPr="00EF052C">
        <w:rPr>
          <w:rFonts w:ascii="Courier New" w:eastAsia="Times New Roman" w:hAnsi="Courier New" w:cs="Courier New"/>
          <w:color w:val="BF79DB"/>
          <w:sz w:val="20"/>
          <w:szCs w:val="20"/>
          <w:lang w:val="en-US" w:eastAsia="es-MX"/>
        </w:rPr>
        <w:t>importLoaders</w:t>
      </w:r>
      <w:proofErr w:type="spellEnd"/>
      <w:proofErr w:type="gramEnd"/>
      <w:r w:rsidRPr="00EF052C">
        <w:rPr>
          <w:rFonts w:ascii="Courier New" w:eastAsia="Times New Roman" w:hAnsi="Courier New" w:cs="Courier New"/>
          <w:color w:val="BF79DB"/>
          <w:sz w:val="20"/>
          <w:szCs w:val="20"/>
          <w:lang w:val="en-US" w:eastAsia="es-MX"/>
        </w:rPr>
        <w:t>:</w:t>
      </w:r>
      <w:r w:rsidRPr="00EF052C">
        <w:rPr>
          <w:rFonts w:ascii="Courier New" w:eastAsia="Times New Roman" w:hAnsi="Courier New" w:cs="Courier New"/>
          <w:color w:val="FFFFFF"/>
          <w:sz w:val="20"/>
          <w:szCs w:val="20"/>
          <w:lang w:val="en-US" w:eastAsia="es-MX"/>
        </w:rPr>
        <w:t xml:space="preserve"> 1</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s-MX"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A6E22E"/>
          <w:sz w:val="20"/>
          <w:szCs w:val="20"/>
          <w:lang w:val="es-MX" w:eastAsia="es-MX"/>
        </w:rPr>
        <w:t>"</w:t>
      </w:r>
      <w:proofErr w:type="spellStart"/>
      <w:r w:rsidRPr="00EF052C">
        <w:rPr>
          <w:rFonts w:ascii="Courier New" w:eastAsia="Times New Roman" w:hAnsi="Courier New" w:cs="Courier New"/>
          <w:color w:val="A6E22E"/>
          <w:sz w:val="20"/>
          <w:szCs w:val="20"/>
          <w:lang w:val="es-MX" w:eastAsia="es-MX"/>
        </w:rPr>
        <w:t>postcss-loader</w:t>
      </w:r>
      <w:proofErr w:type="spellEnd"/>
      <w:r w:rsidRPr="00EF052C">
        <w:rPr>
          <w:rFonts w:ascii="Courier New" w:eastAsia="Times New Roman" w:hAnsi="Courier New" w:cs="Courier New"/>
          <w:color w:val="A6E22E"/>
          <w:sz w:val="20"/>
          <w:szCs w:val="20"/>
          <w:lang w:val="es-MX" w:eastAsia="es-MX"/>
        </w:rPr>
        <w:t>"</w:t>
      </w:r>
    </w:p>
    <w:p w:rsidR="00EF052C" w:rsidRPr="00EF052C" w:rsidRDefault="00EF052C" w:rsidP="00097571">
      <w:pPr>
        <w:numPr>
          <w:ilvl w:val="0"/>
          <w:numId w:val="22"/>
        </w:numPr>
        <w:shd w:val="clear" w:color="auto" w:fill="FFFFFF"/>
        <w:spacing w:before="0" w:after="0" w:line="240" w:lineRule="auto"/>
        <w:ind w:left="0"/>
        <w:rPr>
          <w:rFonts w:ascii="Arial" w:eastAsia="Times New Roman" w:hAnsi="Arial" w:cs="Arial"/>
          <w:color w:val="4A4A4A"/>
          <w:sz w:val="20"/>
          <w:szCs w:val="20"/>
          <w:lang w:val="es-MX" w:eastAsia="es-MX"/>
        </w:rPr>
      </w:pPr>
      <w:proofErr w:type="spell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 xml:space="preserve"> trabaja con </w:t>
      </w:r>
      <w:proofErr w:type="spellStart"/>
      <w:r w:rsidRPr="00EF052C">
        <w:rPr>
          <w:rFonts w:ascii="Arial" w:eastAsia="Times New Roman" w:hAnsi="Arial" w:cs="Arial"/>
          <w:color w:val="4A4A4A"/>
          <w:sz w:val="20"/>
          <w:szCs w:val="20"/>
          <w:lang w:val="es-MX" w:eastAsia="es-MX"/>
        </w:rPr>
        <w:t>plugins</w:t>
      </w:r>
      <w:proofErr w:type="spellEnd"/>
      <w:r w:rsidRPr="00EF052C">
        <w:rPr>
          <w:rFonts w:ascii="Arial" w:eastAsia="Times New Roman" w:hAnsi="Arial" w:cs="Arial"/>
          <w:color w:val="4A4A4A"/>
          <w:sz w:val="20"/>
          <w:szCs w:val="20"/>
          <w:lang w:val="es-MX" w:eastAsia="es-MX"/>
        </w:rPr>
        <w:t>, instala lo que usarás.</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EF052C">
        <w:rPr>
          <w:rFonts w:ascii="Courier New" w:eastAsia="Times New Roman" w:hAnsi="Courier New" w:cs="Courier New"/>
          <w:color w:val="FFFFFF"/>
          <w:sz w:val="20"/>
          <w:szCs w:val="20"/>
          <w:lang w:val="en-US" w:eastAsia="es-MX"/>
        </w:rPr>
        <w:t>npm</w:t>
      </w:r>
      <w:proofErr w:type="spellEnd"/>
      <w:proofErr w:type="gramEnd"/>
      <w:r w:rsidRPr="00EF052C">
        <w:rPr>
          <w:rFonts w:ascii="Courier New" w:eastAsia="Times New Roman" w:hAnsi="Courier New" w:cs="Courier New"/>
          <w:color w:val="FFFFFF"/>
          <w:sz w:val="20"/>
          <w:szCs w:val="20"/>
          <w:lang w:val="en-US" w:eastAsia="es-MX"/>
        </w:rPr>
        <w:t xml:space="preserve"> install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dev</w:t>
      </w:r>
      <w:proofErr w:type="spellEnd"/>
      <w:r w:rsidRPr="00EF052C">
        <w:rPr>
          <w:rFonts w:ascii="Courier New" w:eastAsia="Times New Roman" w:hAnsi="Courier New" w:cs="Courier New"/>
          <w:color w:val="FFFFFF"/>
          <w:sz w:val="20"/>
          <w:szCs w:val="20"/>
          <w:lang w:val="en-US" w:eastAsia="es-MX"/>
        </w:rPr>
        <w:t xml:space="preserve">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 xml:space="preserve">-exact </w:t>
      </w:r>
      <w:proofErr w:type="spellStart"/>
      <w:r w:rsidRPr="00EF052C">
        <w:rPr>
          <w:rFonts w:ascii="Courier New" w:eastAsia="Times New Roman" w:hAnsi="Courier New" w:cs="Courier New"/>
          <w:color w:val="FFFFFF"/>
          <w:sz w:val="20"/>
          <w:szCs w:val="20"/>
          <w:lang w:val="en-US" w:eastAsia="es-MX"/>
        </w:rPr>
        <w:t>postcss</w:t>
      </w:r>
      <w:proofErr w:type="spellEnd"/>
      <w:r w:rsidRPr="00EF052C">
        <w:rPr>
          <w:rFonts w:ascii="Courier New" w:eastAsia="Times New Roman" w:hAnsi="Courier New" w:cs="Courier New"/>
          <w:color w:val="FFFFFF"/>
          <w:sz w:val="20"/>
          <w:szCs w:val="20"/>
          <w:lang w:val="en-US" w:eastAsia="es-MX"/>
        </w:rPr>
        <w:t>-nested</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EF052C" w:rsidRPr="00EF052C" w:rsidRDefault="00EF052C" w:rsidP="00097571">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Añade los </w:t>
      </w:r>
      <w:proofErr w:type="spellStart"/>
      <w:r w:rsidRPr="00EF052C">
        <w:rPr>
          <w:rFonts w:ascii="Arial" w:eastAsia="Times New Roman" w:hAnsi="Arial" w:cs="Arial"/>
          <w:color w:val="4A4A4A"/>
          <w:sz w:val="20"/>
          <w:szCs w:val="20"/>
          <w:lang w:val="es-MX" w:eastAsia="es-MX"/>
        </w:rPr>
        <w:t>plugins</w:t>
      </w:r>
      <w:proofErr w:type="spellEnd"/>
      <w:r w:rsidRPr="00EF052C">
        <w:rPr>
          <w:rFonts w:ascii="Arial" w:eastAsia="Times New Roman" w:hAnsi="Arial" w:cs="Arial"/>
          <w:color w:val="4A4A4A"/>
          <w:sz w:val="20"/>
          <w:szCs w:val="20"/>
          <w:lang w:val="es-MX" w:eastAsia="es-MX"/>
        </w:rPr>
        <w:t xml:space="preserve"> usados en postcss.config.js</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s-MX" w:eastAsia="es-MX"/>
        </w:rPr>
        <w:tab/>
      </w:r>
      <w:proofErr w:type="spellStart"/>
      <w:r w:rsidRPr="00EF052C">
        <w:rPr>
          <w:rFonts w:ascii="Courier New" w:eastAsia="Times New Roman" w:hAnsi="Courier New" w:cs="Courier New"/>
          <w:color w:val="FFFFFF"/>
          <w:sz w:val="20"/>
          <w:szCs w:val="20"/>
          <w:lang w:val="en-US" w:eastAsia="es-MX"/>
        </w:rPr>
        <w:t>module.exports</w:t>
      </w:r>
      <w:proofErr w:type="spellEnd"/>
      <w:r w:rsidRPr="00EF052C">
        <w:rPr>
          <w:rFonts w:ascii="Courier New" w:eastAsia="Times New Roman" w:hAnsi="Courier New" w:cs="Courier New"/>
          <w:color w:val="FFFFFF"/>
          <w:sz w:val="20"/>
          <w:szCs w:val="20"/>
          <w:lang w:val="en-US" w:eastAsia="es-MX"/>
        </w:rPr>
        <w:t xml:space="preserve"> =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proofErr w:type="gramStart"/>
      <w:r w:rsidRPr="00EF052C">
        <w:rPr>
          <w:rFonts w:ascii="Courier New" w:eastAsia="Times New Roman" w:hAnsi="Courier New" w:cs="Courier New"/>
          <w:color w:val="FFFFFF"/>
          <w:sz w:val="20"/>
          <w:szCs w:val="20"/>
          <w:lang w:val="en-US" w:eastAsia="es-MX"/>
        </w:rPr>
        <w:t>plugins</w:t>
      </w:r>
      <w:proofErr w:type="gramEnd"/>
      <w:r w:rsidRPr="00EF052C">
        <w:rPr>
          <w:rFonts w:ascii="Courier New" w:eastAsia="Times New Roman" w:hAnsi="Courier New" w:cs="Courier New"/>
          <w:color w:val="FFFFFF"/>
          <w:sz w:val="20"/>
          <w:szCs w:val="20"/>
          <w:lang w:val="en-US" w:eastAsia="es-MX"/>
        </w:rPr>
        <w:t>: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A6E22E"/>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postcss</w:t>
      </w:r>
      <w:proofErr w:type="spellEnd"/>
      <w:r w:rsidRPr="00EF052C">
        <w:rPr>
          <w:rFonts w:ascii="Courier New" w:eastAsia="Times New Roman" w:hAnsi="Courier New" w:cs="Courier New"/>
          <w:color w:val="A6E22E"/>
          <w:sz w:val="20"/>
          <w:szCs w:val="20"/>
          <w:lang w:val="en-US" w:eastAsia="es-MX"/>
        </w:rPr>
        <w:t>-nested"</w:t>
      </w:r>
      <w:r w:rsidRPr="00EF052C">
        <w:rPr>
          <w:rFonts w:ascii="Courier New" w:eastAsia="Times New Roman" w:hAnsi="Courier New" w:cs="Courier New"/>
          <w:color w:val="FFFFFF"/>
          <w:sz w:val="20"/>
          <w:szCs w:val="20"/>
          <w:lang w:val="en-US" w:eastAsia="es-MX"/>
        </w:rPr>
        <w:t>: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s-MX"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t>}</w:t>
      </w:r>
    </w:p>
    <w:p w:rsidR="00EF052C" w:rsidRPr="00EF052C" w:rsidRDefault="00EF052C" w:rsidP="00097571">
      <w:pPr>
        <w:numPr>
          <w:ilvl w:val="0"/>
          <w:numId w:val="24"/>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¡Y </w:t>
      </w:r>
      <w:proofErr w:type="spellStart"/>
      <w:r w:rsidRPr="00EF052C">
        <w:rPr>
          <w:rFonts w:ascii="Arial" w:eastAsia="Times New Roman" w:hAnsi="Arial" w:cs="Arial"/>
          <w:color w:val="4A4A4A"/>
          <w:sz w:val="20"/>
          <w:szCs w:val="20"/>
          <w:lang w:val="es-MX" w:eastAsia="es-MX"/>
        </w:rPr>
        <w:t>voilá</w:t>
      </w:r>
      <w:proofErr w:type="spellEnd"/>
      <w:r w:rsidRPr="00EF052C">
        <w:rPr>
          <w:rFonts w:ascii="Arial" w:eastAsia="Times New Roman" w:hAnsi="Arial" w:cs="Arial"/>
          <w:color w:val="4A4A4A"/>
          <w:sz w:val="20"/>
          <w:szCs w:val="20"/>
          <w:lang w:val="es-MX" w:eastAsia="es-MX"/>
        </w:rPr>
        <w:t xml:space="preserve">! Pon a correr tu </w:t>
      </w:r>
      <w:proofErr w:type="spellStart"/>
      <w:r w:rsidRPr="00EF052C">
        <w:rPr>
          <w:rFonts w:ascii="Arial" w:eastAsia="Times New Roman" w:hAnsi="Arial" w:cs="Arial"/>
          <w:color w:val="4A4A4A"/>
          <w:sz w:val="20"/>
          <w:szCs w:val="20"/>
          <w:lang w:val="es-MX" w:eastAsia="es-MX"/>
        </w:rPr>
        <w:t>webpack</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config</w:t>
      </w:r>
      <w:proofErr w:type="spellEnd"/>
      <w:r w:rsidRPr="00EF052C">
        <w:rPr>
          <w:rFonts w:ascii="Arial" w:eastAsia="Times New Roman" w:hAnsi="Arial" w:cs="Arial"/>
          <w:color w:val="4A4A4A"/>
          <w:sz w:val="20"/>
          <w:szCs w:val="20"/>
          <w:lang w:val="es-MX" w:eastAsia="es-MX"/>
        </w:rPr>
        <w:t xml:space="preserve"> y crea unos diseños inspiradores para tu aplicación web.</w:t>
      </w: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En mi caso:</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F052C">
        <w:rPr>
          <w:rFonts w:ascii="Courier New" w:eastAsia="Times New Roman" w:hAnsi="Courier New" w:cs="Courier New"/>
          <w:color w:val="FFFFFF"/>
          <w:sz w:val="20"/>
          <w:szCs w:val="20"/>
          <w:lang w:val="es-MX" w:eastAsia="es-MX"/>
        </w:rPr>
        <w:t>npm</w:t>
      </w:r>
      <w:proofErr w:type="spellEnd"/>
      <w:proofErr w:type="gramEnd"/>
      <w:r w:rsidRPr="00EF052C">
        <w:rPr>
          <w:rFonts w:ascii="Courier New" w:eastAsia="Times New Roman" w:hAnsi="Courier New" w:cs="Courier New"/>
          <w:color w:val="FFFFFF"/>
          <w:sz w:val="20"/>
          <w:szCs w:val="20"/>
          <w:lang w:val="es-MX" w:eastAsia="es-MX"/>
        </w:rPr>
        <w:t xml:space="preserve"> </w:t>
      </w:r>
      <w:proofErr w:type="spellStart"/>
      <w:r w:rsidRPr="00EF052C">
        <w:rPr>
          <w:rFonts w:ascii="Courier New" w:eastAsia="Times New Roman" w:hAnsi="Courier New" w:cs="Courier New"/>
          <w:color w:val="A6E22E"/>
          <w:sz w:val="20"/>
          <w:szCs w:val="20"/>
          <w:lang w:val="es-MX" w:eastAsia="es-MX"/>
        </w:rPr>
        <w:t>run</w:t>
      </w:r>
      <w:proofErr w:type="spellEnd"/>
      <w:r w:rsidRPr="00EF052C">
        <w:rPr>
          <w:rFonts w:ascii="Courier New" w:eastAsia="Times New Roman" w:hAnsi="Courier New" w:cs="Courier New"/>
          <w:color w:val="FFFFFF"/>
          <w:sz w:val="20"/>
          <w:szCs w:val="20"/>
          <w:lang w:val="es-MX" w:eastAsia="es-MX"/>
        </w:rPr>
        <w:t xml:space="preserve"> </w:t>
      </w:r>
      <w:proofErr w:type="spellStart"/>
      <w:r w:rsidRPr="00EF052C">
        <w:rPr>
          <w:rFonts w:ascii="Courier New" w:eastAsia="Times New Roman" w:hAnsi="Courier New" w:cs="Courier New"/>
          <w:color w:val="FFFFFF"/>
          <w:sz w:val="20"/>
          <w:szCs w:val="20"/>
          <w:lang w:val="es-MX" w:eastAsia="es-MX"/>
        </w:rPr>
        <w:t>build:precss</w:t>
      </w:r>
      <w:proofErr w:type="spellEnd"/>
    </w:p>
    <w:p w:rsidR="00EF052C" w:rsidRDefault="00EF052C" w:rsidP="005C207F">
      <w:pPr>
        <w:shd w:val="clear" w:color="auto" w:fill="FFFFFF"/>
        <w:spacing w:before="0" w:after="0" w:line="240" w:lineRule="auto"/>
        <w:jc w:val="both"/>
        <w:rPr>
          <w:rFonts w:ascii="Arial" w:hAnsi="Arial" w:cs="Arial"/>
          <w:color w:val="4A4A4A"/>
          <w:sz w:val="20"/>
          <w:szCs w:val="20"/>
          <w:lang w:val="es-MX"/>
        </w:rPr>
      </w:pPr>
    </w:p>
    <w:p w:rsidR="00047E53" w:rsidRDefault="00047E53" w:rsidP="005C207F">
      <w:pPr>
        <w:shd w:val="clear" w:color="auto" w:fill="FFFFFF"/>
        <w:spacing w:before="0" w:after="0" w:line="240" w:lineRule="auto"/>
        <w:jc w:val="both"/>
        <w:rPr>
          <w:rFonts w:ascii="Arial" w:hAnsi="Arial" w:cs="Arial"/>
          <w:color w:val="4A4A4A"/>
          <w:sz w:val="20"/>
          <w:szCs w:val="20"/>
          <w:lang w:val="es-MX"/>
        </w:rPr>
      </w:pPr>
      <w:r w:rsidRPr="00047E53">
        <w:rPr>
          <w:rFonts w:ascii="Arial" w:hAnsi="Arial" w:cs="Arial"/>
          <w:color w:val="4A4A4A"/>
          <w:sz w:val="20"/>
          <w:szCs w:val="20"/>
          <w:lang w:val="es-MX"/>
        </w:rPr>
        <w:drawing>
          <wp:inline distT="0" distB="0" distL="0" distR="0" wp14:anchorId="7FFA36D4" wp14:editId="18C44A32">
            <wp:extent cx="5732145" cy="309499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094990"/>
                    </a:xfrm>
                    <a:prstGeom prst="rect">
                      <a:avLst/>
                    </a:prstGeom>
                  </pic:spPr>
                </pic:pic>
              </a:graphicData>
            </a:graphic>
          </wp:inline>
        </w:drawing>
      </w: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694593" w:rsidP="00C5155E">
      <w:pPr>
        <w:pStyle w:val="Puesto"/>
        <w:rPr>
          <w:sz w:val="44"/>
        </w:rPr>
      </w:pPr>
      <w:r w:rsidRPr="00694593">
        <w:rPr>
          <w:sz w:val="44"/>
        </w:rPr>
        <w:lastRenderedPageBreak/>
        <w:t>Conceptos Avanzados de Webpack</w:t>
      </w:r>
    </w:p>
    <w:p w:rsidR="00C5155E" w:rsidRPr="00694593" w:rsidRDefault="00694593" w:rsidP="00C5155E">
      <w:pPr>
        <w:pStyle w:val="Ttulo1"/>
        <w:rPr>
          <w:rFonts w:ascii="Arial" w:eastAsia="Times New Roman" w:hAnsi="Arial" w:cs="Arial"/>
          <w:sz w:val="24"/>
          <w:szCs w:val="24"/>
        </w:rPr>
      </w:pPr>
      <w:r w:rsidRPr="00694593">
        <w:rPr>
          <w:rFonts w:ascii="Arial" w:eastAsia="Times New Roman" w:hAnsi="Arial" w:cs="Arial"/>
          <w:sz w:val="24"/>
          <w:szCs w:val="24"/>
        </w:rPr>
        <w:t>Evitar código duplicado</w:t>
      </w:r>
    </w:p>
    <w:p w:rsidR="00EF5BDC" w:rsidRPr="00EF5BDC" w:rsidRDefault="00EF5BDC" w:rsidP="00EF5BDC">
      <w:pPr>
        <w:shd w:val="clear" w:color="auto" w:fill="FFFFFF"/>
        <w:spacing w:before="0" w:after="0" w:line="240" w:lineRule="auto"/>
        <w:jc w:val="both"/>
        <w:rPr>
          <w:rFonts w:ascii="Arial" w:hAnsi="Arial" w:cs="Arial"/>
          <w:color w:val="4A4A4A"/>
          <w:sz w:val="20"/>
          <w:szCs w:val="20"/>
          <w:lang w:val="es-MX"/>
        </w:rPr>
      </w:pPr>
      <w:hyperlink r:id="rId59" w:history="1">
        <w:r w:rsidRPr="00EF5BDC">
          <w:rPr>
            <w:rStyle w:val="Hipervnculo"/>
            <w:rFonts w:ascii="Arial" w:hAnsi="Arial" w:cs="Arial"/>
            <w:sz w:val="20"/>
            <w:szCs w:val="20"/>
            <w:lang w:val="es-MX"/>
          </w:rPr>
          <w:t>https://webpack.js.org/plugins/split-chunks-plugin/</w:t>
        </w:r>
      </w:hyperlink>
      <w:r w:rsidRPr="00EF5BDC">
        <w:rPr>
          <w:rFonts w:ascii="Arial" w:hAnsi="Arial" w:cs="Arial"/>
          <w:color w:val="4A4A4A"/>
          <w:sz w:val="20"/>
          <w:szCs w:val="20"/>
        </w:rPr>
        <w:br/>
        <w:t>Es útil dividir nuestro código en diversos archivos y a veces enteros proyectos, pero no queremos cargar nuestra aplicación de más multiplicando el peso de alguna dependencia al utilizarla en diferentes partes de la aplicación, para eso utilizamos el módulo de optimizac</w:t>
      </w:r>
      <w:r>
        <w:rPr>
          <w:rFonts w:ascii="Arial" w:hAnsi="Arial" w:cs="Arial"/>
          <w:color w:val="4A4A4A"/>
          <w:sz w:val="20"/>
          <w:szCs w:val="20"/>
        </w:rPr>
        <w:t xml:space="preserve">ión con </w:t>
      </w:r>
      <w:proofErr w:type="spellStart"/>
      <w:r>
        <w:rPr>
          <w:rFonts w:ascii="Arial" w:hAnsi="Arial" w:cs="Arial"/>
          <w:color w:val="4A4A4A"/>
          <w:sz w:val="20"/>
          <w:szCs w:val="20"/>
        </w:rPr>
        <w:t>splitChunks</w:t>
      </w:r>
      <w:proofErr w:type="spellEnd"/>
      <w:r>
        <w:rPr>
          <w:rFonts w:ascii="Arial" w:hAnsi="Arial" w:cs="Arial"/>
          <w:color w:val="4A4A4A"/>
          <w:sz w:val="20"/>
          <w:szCs w:val="20"/>
        </w:rPr>
        <w:t xml:space="preserve"> en </w:t>
      </w:r>
      <w:proofErr w:type="spellStart"/>
      <w:r>
        <w:rPr>
          <w:rFonts w:ascii="Arial" w:hAnsi="Arial" w:cs="Arial"/>
          <w:color w:val="4A4A4A"/>
          <w:sz w:val="20"/>
          <w:szCs w:val="20"/>
        </w:rPr>
        <w:t>webpack</w:t>
      </w:r>
      <w:proofErr w:type="spellEnd"/>
      <w:proofErr w:type="gramStart"/>
      <w:r>
        <w:rPr>
          <w:rFonts w:ascii="Arial" w:hAnsi="Arial" w:cs="Arial"/>
          <w:color w:val="4A4A4A"/>
          <w:sz w:val="20"/>
          <w:szCs w:val="20"/>
        </w:rPr>
        <w:t>.</w:t>
      </w:r>
      <w:r w:rsidRPr="00EF5BDC">
        <w:rPr>
          <w:rFonts w:ascii="Arial" w:hAnsi="Arial" w:cs="Arial"/>
          <w:color w:val="4A4A4A"/>
          <w:sz w:val="20"/>
          <w:szCs w:val="20"/>
        </w:rPr>
        <w:t>.</w:t>
      </w:r>
      <w:proofErr w:type="gramEnd"/>
    </w:p>
    <w:p w:rsidR="00EF5BDC" w:rsidRPr="00EF5BDC" w:rsidRDefault="00EF5BDC" w:rsidP="00EF5BDC">
      <w:pPr>
        <w:pStyle w:val="HTMLconformatoprevio"/>
        <w:shd w:val="clear" w:color="auto" w:fill="333333"/>
        <w:rPr>
          <w:rStyle w:val="CdigoHTML"/>
          <w:color w:val="FFFFFF"/>
          <w:sz w:val="20"/>
          <w:lang w:val="en-US"/>
        </w:rPr>
      </w:pPr>
      <w:proofErr w:type="spellStart"/>
      <w:r w:rsidRPr="00EF5BDC">
        <w:rPr>
          <w:rStyle w:val="hljs-builtin"/>
          <w:color w:val="A6E22E"/>
          <w:sz w:val="20"/>
          <w:lang w:val="en-US"/>
        </w:rPr>
        <w:t>module</w:t>
      </w:r>
      <w:r w:rsidRPr="00EF5BDC">
        <w:rPr>
          <w:rStyle w:val="CdigoHTML"/>
          <w:color w:val="FFFFFF"/>
          <w:sz w:val="20"/>
          <w:lang w:val="en-US"/>
        </w:rPr>
        <w:t>.exports</w:t>
      </w:r>
      <w:proofErr w:type="spellEnd"/>
      <w:r w:rsidRPr="00EF5BDC">
        <w:rPr>
          <w:rStyle w:val="CdigoHTML"/>
          <w:color w:val="FFFFFF"/>
          <w:sz w:val="20"/>
          <w:lang w:val="en-US"/>
        </w:rPr>
        <w:t xml:space="preserve"> = {</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entry:</w:t>
      </w:r>
      <w:proofErr w:type="gramEnd"/>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home</w:t>
      </w:r>
      <w:proofErr w:type="gramEnd"/>
      <w:r w:rsidRPr="00EF5BDC">
        <w:rPr>
          <w:rStyle w:val="CdigoHTML"/>
          <w:color w:val="FFFFFF"/>
          <w:sz w:val="20"/>
          <w:lang w:val="en-US"/>
        </w:rPr>
        <w:t xml:space="preserve">: </w:t>
      </w:r>
      <w:proofErr w:type="spellStart"/>
      <w:r w:rsidRPr="00EF5BDC">
        <w:rPr>
          <w:rStyle w:val="CdigoHTML"/>
          <w:color w:val="FFFFFF"/>
          <w:sz w:val="20"/>
          <w:lang w:val="en-US"/>
        </w:rPr>
        <w:t>path.resolve</w:t>
      </w:r>
      <w:proofErr w:type="spellEnd"/>
      <w:r w:rsidRPr="00EF5BDC">
        <w:rPr>
          <w:rStyle w:val="CdigoHTML"/>
          <w:color w:val="FFFFFF"/>
          <w:sz w:val="20"/>
          <w:lang w:val="en-US"/>
        </w:rPr>
        <w:t>(__</w:t>
      </w:r>
      <w:proofErr w:type="spellStart"/>
      <w:r w:rsidRPr="00EF5BDC">
        <w:rPr>
          <w:rStyle w:val="CdigoHTML"/>
          <w:color w:val="FFFFFF"/>
          <w:sz w:val="20"/>
          <w:lang w:val="en-US"/>
        </w:rPr>
        <w:t>dirname</w:t>
      </w:r>
      <w:proofErr w:type="spellEnd"/>
      <w:r w:rsidRPr="00EF5BDC">
        <w:rPr>
          <w:rStyle w:val="CdigoHTML"/>
          <w:color w:val="FFFFFF"/>
          <w:sz w:val="20"/>
          <w:lang w:val="en-US"/>
        </w:rPr>
        <w:t xml:space="preserve">, </w:t>
      </w:r>
      <w:r w:rsidRPr="00EF5BDC">
        <w:rPr>
          <w:rStyle w:val="hljs-string"/>
          <w:color w:val="A6E22E"/>
          <w:sz w:val="20"/>
          <w:lang w:val="en-US"/>
        </w:rPr>
        <w:t>'./</w:t>
      </w:r>
      <w:proofErr w:type="spellStart"/>
      <w:r w:rsidRPr="00EF5BDC">
        <w:rPr>
          <w:rStyle w:val="hljs-string"/>
          <w:color w:val="A6E22E"/>
          <w:sz w:val="20"/>
          <w:lang w:val="en-US"/>
        </w:rPr>
        <w:t>src</w:t>
      </w:r>
      <w:proofErr w:type="spellEnd"/>
      <w:r w:rsidRPr="00EF5BDC">
        <w:rPr>
          <w:rStyle w:val="hljs-string"/>
          <w:color w:val="A6E22E"/>
          <w:sz w:val="20"/>
          <w:lang w:val="en-US"/>
        </w:rPr>
        <w:t>/</w:t>
      </w:r>
      <w:proofErr w:type="spellStart"/>
      <w:r w:rsidRPr="00EF5BDC">
        <w:rPr>
          <w:rStyle w:val="hljs-string"/>
          <w:color w:val="A6E22E"/>
          <w:sz w:val="20"/>
          <w:lang w:val="en-US"/>
        </w:rPr>
        <w:t>js</w:t>
      </w:r>
      <w:proofErr w:type="spellEnd"/>
      <w:r w:rsidRPr="00EF5BDC">
        <w:rPr>
          <w:rStyle w:val="hljs-string"/>
          <w:color w:val="A6E22E"/>
          <w:sz w:val="20"/>
          <w:lang w:val="en-US"/>
        </w:rPr>
        <w:t>/index.js'</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contact</w:t>
      </w:r>
      <w:proofErr w:type="gramEnd"/>
      <w:r w:rsidRPr="00EF5BDC">
        <w:rPr>
          <w:rStyle w:val="CdigoHTML"/>
          <w:color w:val="FFFFFF"/>
          <w:sz w:val="20"/>
          <w:lang w:val="en-US"/>
        </w:rPr>
        <w:t xml:space="preserve">: </w:t>
      </w:r>
      <w:proofErr w:type="spellStart"/>
      <w:r w:rsidRPr="00EF5BDC">
        <w:rPr>
          <w:rStyle w:val="CdigoHTML"/>
          <w:color w:val="FFFFFF"/>
          <w:sz w:val="20"/>
          <w:lang w:val="en-US"/>
        </w:rPr>
        <w:t>path.resolve</w:t>
      </w:r>
      <w:proofErr w:type="spellEnd"/>
      <w:r w:rsidRPr="00EF5BDC">
        <w:rPr>
          <w:rStyle w:val="CdigoHTML"/>
          <w:color w:val="FFFFFF"/>
          <w:sz w:val="20"/>
          <w:lang w:val="en-US"/>
        </w:rPr>
        <w:t>(__</w:t>
      </w:r>
      <w:proofErr w:type="spellStart"/>
      <w:r w:rsidRPr="00EF5BDC">
        <w:rPr>
          <w:rStyle w:val="CdigoHTML"/>
          <w:color w:val="FFFFFF"/>
          <w:sz w:val="20"/>
          <w:lang w:val="en-US"/>
        </w:rPr>
        <w:t>dirname</w:t>
      </w:r>
      <w:proofErr w:type="spellEnd"/>
      <w:r w:rsidRPr="00EF5BDC">
        <w:rPr>
          <w:rStyle w:val="CdigoHTML"/>
          <w:color w:val="FFFFFF"/>
          <w:sz w:val="20"/>
          <w:lang w:val="en-US"/>
        </w:rPr>
        <w:t xml:space="preserve">, </w:t>
      </w:r>
      <w:r w:rsidRPr="00EF5BDC">
        <w:rPr>
          <w:rStyle w:val="hljs-string"/>
          <w:color w:val="A6E22E"/>
          <w:sz w:val="20"/>
          <w:lang w:val="en-US"/>
        </w:rPr>
        <w:t>'./</w:t>
      </w:r>
      <w:proofErr w:type="spellStart"/>
      <w:r w:rsidRPr="00EF5BDC">
        <w:rPr>
          <w:rStyle w:val="hljs-string"/>
          <w:color w:val="A6E22E"/>
          <w:sz w:val="20"/>
          <w:lang w:val="en-US"/>
        </w:rPr>
        <w:t>src</w:t>
      </w:r>
      <w:proofErr w:type="spellEnd"/>
      <w:r w:rsidRPr="00EF5BDC">
        <w:rPr>
          <w:rStyle w:val="hljs-string"/>
          <w:color w:val="A6E22E"/>
          <w:sz w:val="20"/>
          <w:lang w:val="en-US"/>
        </w:rPr>
        <w:t>/</w:t>
      </w:r>
      <w:proofErr w:type="spellStart"/>
      <w:r w:rsidRPr="00EF5BDC">
        <w:rPr>
          <w:rStyle w:val="hljs-string"/>
          <w:color w:val="A6E22E"/>
          <w:sz w:val="20"/>
          <w:lang w:val="en-US"/>
        </w:rPr>
        <w:t>js</w:t>
      </w:r>
      <w:proofErr w:type="spellEnd"/>
      <w:r w:rsidRPr="00EF5BDC">
        <w:rPr>
          <w:rStyle w:val="hljs-string"/>
          <w:color w:val="A6E22E"/>
          <w:sz w:val="20"/>
          <w:lang w:val="en-US"/>
        </w:rPr>
        <w:t>/contact.js'</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spellStart"/>
      <w:proofErr w:type="gramStart"/>
      <w:r w:rsidRPr="00EF5BDC">
        <w:rPr>
          <w:rStyle w:val="CdigoHTML"/>
          <w:color w:val="FFFFFF"/>
          <w:sz w:val="20"/>
          <w:lang w:val="en-US"/>
        </w:rPr>
        <w:t>devServer</w:t>
      </w:r>
      <w:proofErr w:type="spellEnd"/>
      <w:r w:rsidRPr="00EF5BDC">
        <w:rPr>
          <w:rStyle w:val="CdigoHTML"/>
          <w:color w:val="FFFFFF"/>
          <w:sz w:val="20"/>
          <w:lang w:val="en-US"/>
        </w:rPr>
        <w:t>:</w:t>
      </w:r>
      <w:proofErr w:type="gramEnd"/>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lang w:val="en-US"/>
        </w:rPr>
        <w:t xml:space="preserve">  </w:t>
      </w:r>
      <w:proofErr w:type="gramStart"/>
      <w:r w:rsidRPr="00EF5BDC">
        <w:rPr>
          <w:rStyle w:val="CdigoHTML"/>
          <w:color w:val="FFFFFF"/>
          <w:sz w:val="20"/>
        </w:rPr>
        <w:t>output</w:t>
      </w:r>
      <w:proofErr w:type="gramEnd"/>
      <w:r w:rsidRPr="00EF5BDC">
        <w:rPr>
          <w:rStyle w:val="CdigoHTML"/>
          <w:color w:val="FFFFFF"/>
          <w:sz w:val="20"/>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rPr>
        <w:t xml:space="preserve">  </w:t>
      </w:r>
      <w:proofErr w:type="gramStart"/>
      <w:r w:rsidRPr="00EF5BDC">
        <w:rPr>
          <w:rStyle w:val="hljs-builtin"/>
          <w:color w:val="A6E22E"/>
          <w:sz w:val="20"/>
        </w:rPr>
        <w:t>module</w:t>
      </w:r>
      <w:proofErr w:type="gramEnd"/>
      <w:r w:rsidRPr="00EF5BDC">
        <w:rPr>
          <w:rStyle w:val="CdigoHTML"/>
          <w:color w:val="FFFFFF"/>
          <w:sz w:val="20"/>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rPr>
        <w:t xml:space="preserve">  </w:t>
      </w:r>
      <w:proofErr w:type="spellStart"/>
      <w:proofErr w:type="gramStart"/>
      <w:r w:rsidRPr="00EF5BDC">
        <w:rPr>
          <w:rStyle w:val="CdigoHTML"/>
          <w:color w:val="FFFFFF"/>
          <w:sz w:val="20"/>
        </w:rPr>
        <w:t>plugins</w:t>
      </w:r>
      <w:proofErr w:type="spellEnd"/>
      <w:proofErr w:type="gramEnd"/>
      <w:r w:rsidRPr="00EF5BDC">
        <w:rPr>
          <w:rStyle w:val="CdigoHTML"/>
          <w:color w:val="FFFFFF"/>
          <w:sz w:val="20"/>
        </w:rPr>
        <w:t>: [...],</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rPr>
        <w:t xml:space="preserve">  </w:t>
      </w:r>
      <w:proofErr w:type="spellStart"/>
      <w:proofErr w:type="gramStart"/>
      <w:r w:rsidRPr="00EF5BDC">
        <w:rPr>
          <w:rStyle w:val="CdigoHTML"/>
          <w:color w:val="FFFFFF"/>
          <w:sz w:val="20"/>
        </w:rPr>
        <w:t>optimization</w:t>
      </w:r>
      <w:proofErr w:type="spellEnd"/>
      <w:proofErr w:type="gramEnd"/>
      <w:r w:rsidRPr="00EF5BDC">
        <w:rPr>
          <w:rStyle w:val="CdigoHTML"/>
          <w:color w:val="FFFFFF"/>
          <w:sz w:val="20"/>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rPr>
        <w:t xml:space="preserve">    </w:t>
      </w:r>
      <w:proofErr w:type="spellStart"/>
      <w:proofErr w:type="gramStart"/>
      <w:r w:rsidRPr="00EF5BDC">
        <w:rPr>
          <w:rStyle w:val="CdigoHTML"/>
          <w:color w:val="FFFFFF"/>
          <w:sz w:val="20"/>
        </w:rPr>
        <w:t>splitChunks</w:t>
      </w:r>
      <w:proofErr w:type="spellEnd"/>
      <w:proofErr w:type="gramEnd"/>
      <w:r w:rsidRPr="00EF5BDC">
        <w:rPr>
          <w:rStyle w:val="CdigoHTML"/>
          <w:color w:val="FFFFFF"/>
          <w:sz w:val="20"/>
        </w:rPr>
        <w:t xml:space="preserve">:{ </w:t>
      </w:r>
      <w:r w:rsidRPr="00EF5BDC">
        <w:rPr>
          <w:rStyle w:val="hljs-comment"/>
          <w:color w:val="75715E"/>
          <w:sz w:val="20"/>
        </w:rPr>
        <w:t>// permite dividir el peso en diferentes archivos para evitar duplicación</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rPr>
        <w:t xml:space="preserve">      </w:t>
      </w:r>
      <w:proofErr w:type="spellStart"/>
      <w:proofErr w:type="gramStart"/>
      <w:r w:rsidRPr="00EF5BDC">
        <w:rPr>
          <w:rStyle w:val="CdigoHTML"/>
          <w:color w:val="FFFFFF"/>
          <w:sz w:val="20"/>
          <w:lang w:val="en-US"/>
        </w:rPr>
        <w:t>chunks</w:t>
      </w:r>
      <w:proofErr w:type="gramEnd"/>
      <w:r w:rsidRPr="00EF5BDC">
        <w:rPr>
          <w:rStyle w:val="CdigoHTML"/>
          <w:color w:val="FFFFFF"/>
          <w:sz w:val="20"/>
          <w:lang w:val="en-US"/>
        </w:rPr>
        <w:t>:</w:t>
      </w:r>
      <w:r w:rsidRPr="00EF5BDC">
        <w:rPr>
          <w:rStyle w:val="hljs-string"/>
          <w:color w:val="A6E22E"/>
          <w:sz w:val="20"/>
          <w:lang w:val="en-US"/>
        </w:rPr>
        <w:t>'all</w:t>
      </w:r>
      <w:proofErr w:type="spellEnd"/>
      <w:r w:rsidRPr="00EF5BDC">
        <w:rPr>
          <w:rStyle w:val="hljs-string"/>
          <w:color w:val="A6E22E"/>
          <w:sz w:val="20"/>
          <w:lang w:val="en-US"/>
        </w:rPr>
        <w:t>'</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minSize:</w:t>
      </w:r>
      <w:proofErr w:type="gramEnd"/>
      <w:r w:rsidRPr="00EF5BDC">
        <w:rPr>
          <w:rStyle w:val="hljs-number"/>
          <w:color w:val="FFFFFF"/>
          <w:sz w:val="20"/>
          <w:lang w:val="en-US"/>
        </w:rPr>
        <w:t>0</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spellStart"/>
      <w:proofErr w:type="gramStart"/>
      <w:r w:rsidRPr="00EF5BDC">
        <w:rPr>
          <w:rStyle w:val="CdigoHTML"/>
          <w:color w:val="FFFFFF"/>
          <w:sz w:val="20"/>
          <w:lang w:val="en-US"/>
        </w:rPr>
        <w:t>name</w:t>
      </w:r>
      <w:proofErr w:type="gramEnd"/>
      <w:r w:rsidRPr="00EF5BDC">
        <w:rPr>
          <w:rStyle w:val="CdigoHTML"/>
          <w:color w:val="FFFFFF"/>
          <w:sz w:val="20"/>
          <w:lang w:val="en-US"/>
        </w:rPr>
        <w:t>:</w:t>
      </w:r>
      <w:r w:rsidRPr="00EF5BDC">
        <w:rPr>
          <w:rStyle w:val="hljs-string"/>
          <w:color w:val="A6E22E"/>
          <w:sz w:val="20"/>
          <w:lang w:val="en-US"/>
        </w:rPr>
        <w:t>'commons</w:t>
      </w:r>
      <w:proofErr w:type="spellEnd"/>
      <w:r w:rsidRPr="00EF5BDC">
        <w:rPr>
          <w:rStyle w:val="hljs-string"/>
          <w:color w:val="A6E22E"/>
          <w:sz w:val="20"/>
          <w:lang w:val="en-US"/>
        </w:rPr>
        <w:t>'</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lang w:val="en-US"/>
        </w:rPr>
        <w:t xml:space="preserve">    </w:t>
      </w:r>
      <w:r w:rsidRPr="00EF5BDC">
        <w:rPr>
          <w:rStyle w:val="CdigoHTML"/>
          <w:color w:val="FFFFFF"/>
          <w:sz w:val="20"/>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rPr>
        <w:t xml:space="preserve">  },</w:t>
      </w:r>
    </w:p>
    <w:p w:rsidR="00EF5BDC" w:rsidRPr="00EF5BDC" w:rsidRDefault="00EF5BDC" w:rsidP="00EF5BDC">
      <w:pPr>
        <w:pStyle w:val="HTMLconformatoprevio"/>
        <w:shd w:val="clear" w:color="auto" w:fill="333333"/>
        <w:rPr>
          <w:rFonts w:ascii="Courier New" w:hAnsi="Courier New" w:cs="Courier New"/>
          <w:color w:val="FFFFFF"/>
          <w:sz w:val="20"/>
        </w:rPr>
      </w:pPr>
      <w:r w:rsidRPr="00EF5BDC">
        <w:rPr>
          <w:rStyle w:val="CdigoHTML"/>
          <w:color w:val="FFFFFF"/>
          <w:sz w:val="20"/>
        </w:rPr>
        <w:t>}</w:t>
      </w:r>
    </w:p>
    <w:p w:rsidR="00EF5BDC" w:rsidRPr="00EF5BDC" w:rsidRDefault="00EF5BDC" w:rsidP="005C207F">
      <w:pPr>
        <w:shd w:val="clear" w:color="auto" w:fill="FFFFFF"/>
        <w:spacing w:before="0" w:after="0" w:line="240" w:lineRule="auto"/>
        <w:jc w:val="both"/>
        <w:rPr>
          <w:rFonts w:ascii="Arial" w:hAnsi="Arial" w:cs="Arial"/>
          <w:color w:val="4A4A4A"/>
          <w:sz w:val="20"/>
          <w:szCs w:val="20"/>
          <w:lang w:val="es-MX"/>
        </w:rPr>
      </w:pPr>
    </w:p>
    <w:p w:rsidR="00EF5BDC" w:rsidRPr="00EF5BDC" w:rsidRDefault="00EF5BDC" w:rsidP="00EF5BDC">
      <w:pPr>
        <w:shd w:val="clear" w:color="auto" w:fill="FFFFFF"/>
        <w:spacing w:before="0" w:after="0" w:line="240" w:lineRule="auto"/>
        <w:rPr>
          <w:rFonts w:ascii="Arial" w:eastAsia="Times New Roman" w:hAnsi="Arial" w:cs="Arial"/>
          <w:color w:val="4A4A4A"/>
          <w:sz w:val="20"/>
          <w:szCs w:val="20"/>
          <w:lang w:val="es-MX" w:eastAsia="es-MX"/>
        </w:rPr>
      </w:pPr>
      <w:ins w:id="0" w:author="Unknown">
        <w:r w:rsidRPr="00EF5BDC">
          <w:rPr>
            <w:rFonts w:ascii="Arial" w:eastAsia="Times New Roman" w:hAnsi="Arial" w:cs="Arial"/>
            <w:color w:val="4A4A4A"/>
            <w:sz w:val="20"/>
            <w:szCs w:val="20"/>
            <w:lang w:val="es-MX" w:eastAsia="es-MX"/>
          </w:rPr>
          <w:t>Resumen de la clase</w:t>
        </w:r>
      </w:ins>
    </w:p>
    <w:p w:rsidR="00EF5BDC" w:rsidRPr="00EF5BDC" w:rsidRDefault="00EF5BDC" w:rsidP="00EF5BDC">
      <w:pPr>
        <w:shd w:val="clear" w:color="auto" w:fill="FFFFFF"/>
        <w:spacing w:before="0" w:after="0" w:line="240" w:lineRule="auto"/>
        <w:rPr>
          <w:rFonts w:ascii="Arial" w:eastAsia="Times New Roman" w:hAnsi="Arial" w:cs="Arial"/>
          <w:color w:val="4A4A4A"/>
          <w:sz w:val="20"/>
          <w:szCs w:val="20"/>
          <w:lang w:val="es-MX" w:eastAsia="es-MX"/>
        </w:rPr>
      </w:pPr>
      <w:r w:rsidRPr="00EF5BDC">
        <w:rPr>
          <w:rFonts w:ascii="Arial" w:eastAsia="Times New Roman" w:hAnsi="Arial" w:cs="Arial"/>
          <w:color w:val="4A4A4A"/>
          <w:sz w:val="20"/>
          <w:szCs w:val="20"/>
          <w:lang w:val="es-MX" w:eastAsia="es-MX"/>
        </w:rPr>
        <w:t>1)) Agregar lo siguiente al archivo </w:t>
      </w:r>
      <w:r w:rsidRPr="00EF5BDC">
        <w:rPr>
          <w:rFonts w:ascii="Arial" w:eastAsia="Times New Roman" w:hAnsi="Arial" w:cs="Arial"/>
          <w:b/>
          <w:bCs/>
          <w:color w:val="4A4A4A"/>
          <w:sz w:val="20"/>
          <w:szCs w:val="20"/>
          <w:lang w:val="es-MX" w:eastAsia="es-MX"/>
        </w:rPr>
        <w:t>webpack.config.js</w:t>
      </w:r>
      <w:r w:rsidRPr="00EF5BDC">
        <w:rPr>
          <w:rFonts w:ascii="Arial" w:eastAsia="Times New Roman" w:hAnsi="Arial" w:cs="Arial"/>
          <w:color w:val="4A4A4A"/>
          <w:sz w:val="20"/>
          <w:szCs w:val="20"/>
          <w:lang w:val="es-MX"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EF5BDC">
        <w:rPr>
          <w:rFonts w:ascii="Courier New" w:eastAsia="Times New Roman" w:hAnsi="Courier New" w:cs="Courier New"/>
          <w:color w:val="BF79DB"/>
          <w:sz w:val="20"/>
          <w:szCs w:val="20"/>
          <w:lang w:val="en-US" w:eastAsia="es-MX"/>
        </w:rPr>
        <w:t>mode</w:t>
      </w:r>
      <w:proofErr w:type="gramEnd"/>
      <w:r w:rsidRPr="00EF5BDC">
        <w:rPr>
          <w:rFonts w:ascii="Courier New" w:eastAsia="Times New Roman" w:hAnsi="Courier New" w:cs="Courier New"/>
          <w:color w:val="FFFFFF"/>
          <w:sz w:val="20"/>
          <w:szCs w:val="20"/>
          <w:lang w:val="en-US" w:eastAsia="es-MX"/>
        </w:rPr>
        <w:t xml:space="preserve">: </w:t>
      </w:r>
      <w:r w:rsidRPr="00EF5BDC">
        <w:rPr>
          <w:rFonts w:ascii="Courier New" w:eastAsia="Times New Roman" w:hAnsi="Courier New" w:cs="Courier New"/>
          <w:color w:val="A6E22E"/>
          <w:sz w:val="20"/>
          <w:szCs w:val="20"/>
          <w:lang w:val="en-US" w:eastAsia="es-MX"/>
        </w:rPr>
        <w:t>'production'</w:t>
      </w:r>
      <w:r w:rsidRPr="00EF5BDC">
        <w:rPr>
          <w:rFonts w:ascii="Courier New" w:eastAsia="Times New Roman" w:hAnsi="Courier New" w:cs="Courier New"/>
          <w:color w:val="FFFFFF"/>
          <w:sz w:val="20"/>
          <w:szCs w:val="20"/>
          <w:lang w:val="en-US"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EF5BDC">
        <w:rPr>
          <w:rFonts w:ascii="Courier New" w:eastAsia="Times New Roman" w:hAnsi="Courier New" w:cs="Courier New"/>
          <w:color w:val="BF79DB"/>
          <w:sz w:val="20"/>
          <w:szCs w:val="20"/>
          <w:lang w:val="en-US" w:eastAsia="es-MX"/>
        </w:rPr>
        <w:t>optimization</w:t>
      </w:r>
      <w:proofErr w:type="gramEnd"/>
      <w:r w:rsidRPr="00EF5BDC">
        <w:rPr>
          <w:rFonts w:ascii="Courier New" w:eastAsia="Times New Roman" w:hAnsi="Courier New" w:cs="Courier New"/>
          <w:color w:val="FFFFFF"/>
          <w:sz w:val="20"/>
          <w:szCs w:val="20"/>
          <w:lang w:val="en-US" w:eastAsia="es-MX"/>
        </w:rPr>
        <w:t>: {</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FFFFF"/>
          <w:sz w:val="20"/>
          <w:szCs w:val="20"/>
          <w:lang w:val="en-US" w:eastAsia="es-MX"/>
        </w:rPr>
        <w:t xml:space="preserve">    </w:t>
      </w:r>
      <w:proofErr w:type="spellStart"/>
      <w:proofErr w:type="gramStart"/>
      <w:r w:rsidRPr="00EF5BDC">
        <w:rPr>
          <w:rFonts w:ascii="Courier New" w:eastAsia="Times New Roman" w:hAnsi="Courier New" w:cs="Courier New"/>
          <w:color w:val="BF79DB"/>
          <w:sz w:val="20"/>
          <w:szCs w:val="20"/>
          <w:lang w:val="en-US" w:eastAsia="es-MX"/>
        </w:rPr>
        <w:t>splitChunks</w:t>
      </w:r>
      <w:proofErr w:type="spellEnd"/>
      <w:proofErr w:type="gramEnd"/>
      <w:r w:rsidRPr="00EF5BDC">
        <w:rPr>
          <w:rFonts w:ascii="Courier New" w:eastAsia="Times New Roman" w:hAnsi="Courier New" w:cs="Courier New"/>
          <w:color w:val="FFFFFF"/>
          <w:sz w:val="20"/>
          <w:szCs w:val="20"/>
          <w:lang w:val="en-US" w:eastAsia="es-MX"/>
        </w:rPr>
        <w:t>: {</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FFFFF"/>
          <w:sz w:val="20"/>
          <w:szCs w:val="20"/>
          <w:lang w:val="en-US" w:eastAsia="es-MX"/>
        </w:rPr>
        <w:t xml:space="preserve">      </w:t>
      </w:r>
      <w:proofErr w:type="gramStart"/>
      <w:r w:rsidRPr="00EF5BDC">
        <w:rPr>
          <w:rFonts w:ascii="Courier New" w:eastAsia="Times New Roman" w:hAnsi="Courier New" w:cs="Courier New"/>
          <w:color w:val="BF79DB"/>
          <w:sz w:val="20"/>
          <w:szCs w:val="20"/>
          <w:lang w:val="en-US" w:eastAsia="es-MX"/>
        </w:rPr>
        <w:t>chunks</w:t>
      </w:r>
      <w:proofErr w:type="gramEnd"/>
      <w:r w:rsidRPr="00EF5BDC">
        <w:rPr>
          <w:rFonts w:ascii="Courier New" w:eastAsia="Times New Roman" w:hAnsi="Courier New" w:cs="Courier New"/>
          <w:color w:val="FFFFFF"/>
          <w:sz w:val="20"/>
          <w:szCs w:val="20"/>
          <w:lang w:val="en-US" w:eastAsia="es-MX"/>
        </w:rPr>
        <w:t xml:space="preserve">: </w:t>
      </w:r>
      <w:r w:rsidRPr="00EF5BDC">
        <w:rPr>
          <w:rFonts w:ascii="Courier New" w:eastAsia="Times New Roman" w:hAnsi="Courier New" w:cs="Courier New"/>
          <w:color w:val="A6E22E"/>
          <w:sz w:val="20"/>
          <w:szCs w:val="20"/>
          <w:lang w:val="en-US" w:eastAsia="es-MX"/>
        </w:rPr>
        <w:t>"all"</w:t>
      </w:r>
      <w:r w:rsidRPr="00EF5BDC">
        <w:rPr>
          <w:rFonts w:ascii="Courier New" w:eastAsia="Times New Roman" w:hAnsi="Courier New" w:cs="Courier New"/>
          <w:color w:val="FFFFFF"/>
          <w:sz w:val="20"/>
          <w:szCs w:val="20"/>
          <w:lang w:val="en-US"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n-US" w:eastAsia="es-MX"/>
        </w:rPr>
        <w:t xml:space="preserve">      </w:t>
      </w:r>
      <w:proofErr w:type="spellStart"/>
      <w:proofErr w:type="gramStart"/>
      <w:r w:rsidRPr="00EF5BDC">
        <w:rPr>
          <w:rFonts w:ascii="Courier New" w:eastAsia="Times New Roman" w:hAnsi="Courier New" w:cs="Courier New"/>
          <w:color w:val="BF79DB"/>
          <w:sz w:val="20"/>
          <w:szCs w:val="20"/>
          <w:lang w:val="es-MX" w:eastAsia="es-MX"/>
        </w:rPr>
        <w:t>minSize</w:t>
      </w:r>
      <w:proofErr w:type="spellEnd"/>
      <w:proofErr w:type="gramEnd"/>
      <w:r w:rsidRPr="00EF5BDC">
        <w:rPr>
          <w:rFonts w:ascii="Courier New" w:eastAsia="Times New Roman" w:hAnsi="Courier New" w:cs="Courier New"/>
          <w:color w:val="FFFFFF"/>
          <w:sz w:val="20"/>
          <w:szCs w:val="20"/>
          <w:lang w:val="es-MX" w:eastAsia="es-MX"/>
        </w:rPr>
        <w:t>: 0,</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s-MX" w:eastAsia="es-MX"/>
        </w:rPr>
        <w:t xml:space="preserve">      </w:t>
      </w:r>
      <w:proofErr w:type="spellStart"/>
      <w:proofErr w:type="gramStart"/>
      <w:r w:rsidRPr="00EF5BDC">
        <w:rPr>
          <w:rFonts w:ascii="Courier New" w:eastAsia="Times New Roman" w:hAnsi="Courier New" w:cs="Courier New"/>
          <w:color w:val="BF79DB"/>
          <w:sz w:val="20"/>
          <w:szCs w:val="20"/>
          <w:lang w:val="es-MX" w:eastAsia="es-MX"/>
        </w:rPr>
        <w:t>name</w:t>
      </w:r>
      <w:proofErr w:type="spellEnd"/>
      <w:proofErr w:type="gramEnd"/>
      <w:r w:rsidRPr="00EF5BDC">
        <w:rPr>
          <w:rFonts w:ascii="Courier New" w:eastAsia="Times New Roman" w:hAnsi="Courier New" w:cs="Courier New"/>
          <w:color w:val="FFFFFF"/>
          <w:sz w:val="20"/>
          <w:szCs w:val="20"/>
          <w:lang w:val="es-MX" w:eastAsia="es-MX"/>
        </w:rPr>
        <w:t xml:space="preserve">: </w:t>
      </w:r>
      <w:r w:rsidRPr="00EF5BDC">
        <w:rPr>
          <w:rFonts w:ascii="Courier New" w:eastAsia="Times New Roman" w:hAnsi="Courier New" w:cs="Courier New"/>
          <w:color w:val="A6E22E"/>
          <w:sz w:val="20"/>
          <w:szCs w:val="20"/>
          <w:lang w:val="es-MX" w:eastAsia="es-MX"/>
        </w:rPr>
        <w:t>"</w:t>
      </w:r>
      <w:proofErr w:type="spellStart"/>
      <w:r w:rsidRPr="00EF5BDC">
        <w:rPr>
          <w:rFonts w:ascii="Courier New" w:eastAsia="Times New Roman" w:hAnsi="Courier New" w:cs="Courier New"/>
          <w:color w:val="A6E22E"/>
          <w:sz w:val="20"/>
          <w:szCs w:val="20"/>
          <w:lang w:val="es-MX" w:eastAsia="es-MX"/>
        </w:rPr>
        <w:t>commons</w:t>
      </w:r>
      <w:proofErr w:type="spellEnd"/>
      <w:r w:rsidRPr="00EF5BDC">
        <w:rPr>
          <w:rFonts w:ascii="Courier New" w:eastAsia="Times New Roman" w:hAnsi="Courier New" w:cs="Courier New"/>
          <w:color w:val="A6E22E"/>
          <w:sz w:val="20"/>
          <w:szCs w:val="20"/>
          <w:lang w:val="es-MX"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s-MX" w:eastAsia="es-MX"/>
        </w:rPr>
        <w:t xml:space="preserve">    }</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s-MX" w:eastAsia="es-MX"/>
        </w:rPr>
        <w:t xml:space="preserve">  }</w:t>
      </w:r>
    </w:p>
    <w:p w:rsidR="00EF5BDC" w:rsidRPr="00EF5BDC" w:rsidRDefault="00EF5BDC" w:rsidP="00EF5BDC">
      <w:pPr>
        <w:shd w:val="clear" w:color="auto" w:fill="FFFFFF"/>
        <w:spacing w:before="0" w:after="0" w:line="240" w:lineRule="auto"/>
        <w:rPr>
          <w:rFonts w:ascii="Arial" w:eastAsia="Times New Roman" w:hAnsi="Arial" w:cs="Arial"/>
          <w:color w:val="4A4A4A"/>
          <w:sz w:val="20"/>
          <w:szCs w:val="20"/>
          <w:lang w:val="es-MX" w:eastAsia="es-MX"/>
        </w:rPr>
      </w:pPr>
      <w:r w:rsidRPr="00EF5BDC">
        <w:rPr>
          <w:rFonts w:ascii="Arial" w:eastAsia="Times New Roman" w:hAnsi="Arial" w:cs="Arial"/>
          <w:color w:val="4A4A4A"/>
          <w:sz w:val="20"/>
          <w:szCs w:val="20"/>
          <w:lang w:val="es-MX" w:eastAsia="es-MX"/>
        </w:rPr>
        <w:t>2)) Llamar al script </w:t>
      </w:r>
      <w:r w:rsidRPr="00EF5BDC">
        <w:rPr>
          <w:rFonts w:ascii="Arial" w:eastAsia="Times New Roman" w:hAnsi="Arial" w:cs="Arial"/>
          <w:b/>
          <w:bCs/>
          <w:color w:val="4A4A4A"/>
          <w:sz w:val="20"/>
          <w:szCs w:val="20"/>
          <w:lang w:val="es-MX" w:eastAsia="es-MX"/>
        </w:rPr>
        <w:t>commons.js</w:t>
      </w:r>
      <w:r w:rsidRPr="00EF5BDC">
        <w:rPr>
          <w:rFonts w:ascii="Arial" w:eastAsia="Times New Roman" w:hAnsi="Arial" w:cs="Arial"/>
          <w:color w:val="4A4A4A"/>
          <w:sz w:val="20"/>
          <w:szCs w:val="20"/>
          <w:lang w:val="es-MX" w:eastAsia="es-MX"/>
        </w:rPr>
        <w:t xml:space="preserve"> generado en los archivos </w:t>
      </w:r>
      <w:proofErr w:type="spellStart"/>
      <w:r w:rsidRPr="00EF5BDC">
        <w:rPr>
          <w:rFonts w:ascii="Arial" w:eastAsia="Times New Roman" w:hAnsi="Arial" w:cs="Arial"/>
          <w:color w:val="4A4A4A"/>
          <w:sz w:val="20"/>
          <w:szCs w:val="20"/>
          <w:lang w:val="es-MX" w:eastAsia="es-MX"/>
        </w:rPr>
        <w:t>html</w:t>
      </w:r>
      <w:proofErr w:type="spellEnd"/>
      <w:r w:rsidRPr="00EF5BDC">
        <w:rPr>
          <w:rFonts w:ascii="Arial" w:eastAsia="Times New Roman" w:hAnsi="Arial" w:cs="Arial"/>
          <w:color w:val="4A4A4A"/>
          <w:sz w:val="20"/>
          <w:szCs w:val="20"/>
          <w:lang w:val="es-MX"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92672"/>
          <w:sz w:val="20"/>
          <w:szCs w:val="20"/>
          <w:lang w:val="en-US" w:eastAsia="es-MX"/>
        </w:rPr>
        <w:t>&lt;</w:t>
      </w:r>
      <w:proofErr w:type="gramStart"/>
      <w:r w:rsidRPr="00EF5BDC">
        <w:rPr>
          <w:rFonts w:ascii="Courier New" w:eastAsia="Times New Roman" w:hAnsi="Courier New" w:cs="Courier New"/>
          <w:color w:val="F92672"/>
          <w:sz w:val="20"/>
          <w:szCs w:val="20"/>
          <w:lang w:val="en-US" w:eastAsia="es-MX"/>
        </w:rPr>
        <w:t>script</w:t>
      </w:r>
      <w:proofErr w:type="gramEnd"/>
      <w:r w:rsidRPr="00EF5BDC">
        <w:rPr>
          <w:rFonts w:ascii="Courier New" w:eastAsia="Times New Roman" w:hAnsi="Courier New" w:cs="Courier New"/>
          <w:color w:val="F92672"/>
          <w:sz w:val="20"/>
          <w:szCs w:val="20"/>
          <w:lang w:val="en-US" w:eastAsia="es-MX"/>
        </w:rPr>
        <w:t xml:space="preserve"> </w:t>
      </w:r>
      <w:proofErr w:type="spellStart"/>
      <w:r w:rsidRPr="00EF5BDC">
        <w:rPr>
          <w:rFonts w:ascii="Courier New" w:eastAsia="Times New Roman" w:hAnsi="Courier New" w:cs="Courier New"/>
          <w:color w:val="F92672"/>
          <w:sz w:val="20"/>
          <w:szCs w:val="20"/>
          <w:lang w:val="en-US" w:eastAsia="es-MX"/>
        </w:rPr>
        <w:t>src</w:t>
      </w:r>
      <w:proofErr w:type="spellEnd"/>
      <w:r w:rsidRPr="00EF5BDC">
        <w:rPr>
          <w:rFonts w:ascii="Courier New" w:eastAsia="Times New Roman" w:hAnsi="Courier New" w:cs="Courier New"/>
          <w:color w:val="F92672"/>
          <w:sz w:val="20"/>
          <w:szCs w:val="20"/>
          <w:lang w:val="en-US" w:eastAsia="es-MX"/>
        </w:rPr>
        <w:t>=</w:t>
      </w:r>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dist</w:t>
      </w:r>
      <w:proofErr w:type="spellEnd"/>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js</w:t>
      </w:r>
      <w:proofErr w:type="spellEnd"/>
      <w:r w:rsidRPr="00EF5BDC">
        <w:rPr>
          <w:rFonts w:ascii="Courier New" w:eastAsia="Times New Roman" w:hAnsi="Courier New" w:cs="Courier New"/>
          <w:color w:val="A6E22E"/>
          <w:sz w:val="20"/>
          <w:szCs w:val="20"/>
          <w:lang w:val="en-US" w:eastAsia="es-MX"/>
        </w:rPr>
        <w:t>/commons.js"</w:t>
      </w:r>
      <w:r w:rsidRPr="00EF5BDC">
        <w:rPr>
          <w:rFonts w:ascii="Courier New" w:eastAsia="Times New Roman" w:hAnsi="Courier New" w:cs="Courier New"/>
          <w:color w:val="F92672"/>
          <w:sz w:val="20"/>
          <w:szCs w:val="20"/>
          <w:lang w:val="en-US" w:eastAsia="es-MX"/>
        </w:rPr>
        <w:t>&gt;&lt;/script&gt;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92672"/>
          <w:sz w:val="20"/>
          <w:szCs w:val="20"/>
          <w:lang w:val="en-US" w:eastAsia="es-MX"/>
        </w:rPr>
        <w:t>&lt;</w:t>
      </w:r>
      <w:proofErr w:type="gramStart"/>
      <w:r w:rsidRPr="00EF5BDC">
        <w:rPr>
          <w:rFonts w:ascii="Courier New" w:eastAsia="Times New Roman" w:hAnsi="Courier New" w:cs="Courier New"/>
          <w:color w:val="F92672"/>
          <w:sz w:val="20"/>
          <w:szCs w:val="20"/>
          <w:lang w:val="en-US" w:eastAsia="es-MX"/>
        </w:rPr>
        <w:t>script</w:t>
      </w:r>
      <w:proofErr w:type="gramEnd"/>
      <w:r w:rsidRPr="00EF5BDC">
        <w:rPr>
          <w:rFonts w:ascii="Courier New" w:eastAsia="Times New Roman" w:hAnsi="Courier New" w:cs="Courier New"/>
          <w:color w:val="F92672"/>
          <w:sz w:val="20"/>
          <w:szCs w:val="20"/>
          <w:lang w:val="en-US" w:eastAsia="es-MX"/>
        </w:rPr>
        <w:t xml:space="preserve"> </w:t>
      </w:r>
      <w:proofErr w:type="spellStart"/>
      <w:r w:rsidRPr="00EF5BDC">
        <w:rPr>
          <w:rFonts w:ascii="Courier New" w:eastAsia="Times New Roman" w:hAnsi="Courier New" w:cs="Courier New"/>
          <w:color w:val="F92672"/>
          <w:sz w:val="20"/>
          <w:szCs w:val="20"/>
          <w:lang w:val="en-US" w:eastAsia="es-MX"/>
        </w:rPr>
        <w:t>src</w:t>
      </w:r>
      <w:proofErr w:type="spellEnd"/>
      <w:r w:rsidRPr="00EF5BDC">
        <w:rPr>
          <w:rFonts w:ascii="Courier New" w:eastAsia="Times New Roman" w:hAnsi="Courier New" w:cs="Courier New"/>
          <w:color w:val="F92672"/>
          <w:sz w:val="20"/>
          <w:szCs w:val="20"/>
          <w:lang w:val="en-US" w:eastAsia="es-MX"/>
        </w:rPr>
        <w:t>=</w:t>
      </w:r>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dist</w:t>
      </w:r>
      <w:proofErr w:type="spellEnd"/>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js</w:t>
      </w:r>
      <w:proofErr w:type="spellEnd"/>
      <w:r w:rsidRPr="00EF5BDC">
        <w:rPr>
          <w:rFonts w:ascii="Courier New" w:eastAsia="Times New Roman" w:hAnsi="Courier New" w:cs="Courier New"/>
          <w:color w:val="A6E22E"/>
          <w:sz w:val="20"/>
          <w:szCs w:val="20"/>
          <w:lang w:val="en-US" w:eastAsia="es-MX"/>
        </w:rPr>
        <w:t>/index.js"</w:t>
      </w:r>
      <w:r w:rsidRPr="00EF5BDC">
        <w:rPr>
          <w:rFonts w:ascii="Courier New" w:eastAsia="Times New Roman" w:hAnsi="Courier New" w:cs="Courier New"/>
          <w:color w:val="F92672"/>
          <w:sz w:val="20"/>
          <w:szCs w:val="20"/>
          <w:lang w:val="en-US" w:eastAsia="es-MX"/>
        </w:rPr>
        <w:t>&gt;&lt;/script&gt;</w:t>
      </w:r>
    </w:p>
    <w:p w:rsidR="00EF5BDC" w:rsidRPr="00EF5BDC" w:rsidRDefault="00EF5BDC" w:rsidP="005C207F">
      <w:pPr>
        <w:shd w:val="clear" w:color="auto" w:fill="FFFFFF"/>
        <w:spacing w:before="0" w:after="0" w:line="240" w:lineRule="auto"/>
        <w:jc w:val="both"/>
        <w:rPr>
          <w:rFonts w:ascii="Arial" w:hAnsi="Arial" w:cs="Arial"/>
          <w:color w:val="4A4A4A"/>
          <w:sz w:val="20"/>
          <w:szCs w:val="20"/>
          <w:lang w:val="en-US"/>
        </w:rPr>
      </w:pPr>
    </w:p>
    <w:p w:rsidR="00EF5BDC" w:rsidRPr="00EF5BDC" w:rsidRDefault="00EF5BDC" w:rsidP="00EF5BDC">
      <w:pPr>
        <w:pStyle w:val="NormalWeb"/>
        <w:shd w:val="clear" w:color="auto" w:fill="FFFFFF"/>
        <w:spacing w:before="0" w:beforeAutospacing="0" w:after="0" w:afterAutospacing="0"/>
        <w:rPr>
          <w:rFonts w:ascii="Arial" w:hAnsi="Arial" w:cs="Arial"/>
          <w:color w:val="4A4A4A"/>
          <w:sz w:val="18"/>
          <w:szCs w:val="20"/>
        </w:rPr>
      </w:pPr>
      <w:r w:rsidRPr="00EF5BDC">
        <w:rPr>
          <w:rFonts w:ascii="Arial" w:hAnsi="Arial" w:cs="Arial"/>
          <w:color w:val="4A4A4A"/>
          <w:sz w:val="18"/>
          <w:szCs w:val="20"/>
        </w:rPr>
        <w:t>La propiedad </w:t>
      </w:r>
      <w:proofErr w:type="spellStart"/>
      <w:r w:rsidRPr="00EF5BDC">
        <w:rPr>
          <w:rStyle w:val="CdigoHTML"/>
          <w:rFonts w:eastAsiaTheme="majorEastAsia"/>
          <w:color w:val="4A4A4A"/>
          <w:sz w:val="18"/>
        </w:rPr>
        <w:t>chunk</w:t>
      </w:r>
      <w:proofErr w:type="spellEnd"/>
      <w:r w:rsidRPr="00EF5BDC">
        <w:rPr>
          <w:rFonts w:ascii="Arial" w:hAnsi="Arial" w:cs="Arial"/>
          <w:color w:val="4A4A4A"/>
          <w:sz w:val="18"/>
          <w:szCs w:val="20"/>
        </w:rPr>
        <w:t> de </w:t>
      </w:r>
      <w:proofErr w:type="spellStart"/>
      <w:r w:rsidRPr="00EF5BDC">
        <w:rPr>
          <w:rStyle w:val="CdigoHTML"/>
          <w:rFonts w:eastAsiaTheme="majorEastAsia"/>
          <w:color w:val="4A4A4A"/>
          <w:sz w:val="18"/>
        </w:rPr>
        <w:t>splitChunks</w:t>
      </w:r>
      <w:proofErr w:type="spellEnd"/>
      <w:r w:rsidRPr="00EF5BDC">
        <w:rPr>
          <w:rFonts w:ascii="Arial" w:hAnsi="Arial" w:cs="Arial"/>
          <w:color w:val="4A4A4A"/>
          <w:sz w:val="18"/>
          <w:szCs w:val="20"/>
        </w:rPr>
        <w:t> puede recibir cualquiera de estos tres parámetros:</w:t>
      </w:r>
    </w:p>
    <w:p w:rsidR="00EF5BDC" w:rsidRPr="00EF5BDC" w:rsidRDefault="00EF5BDC" w:rsidP="00097571">
      <w:pPr>
        <w:numPr>
          <w:ilvl w:val="0"/>
          <w:numId w:val="25"/>
        </w:numPr>
        <w:shd w:val="clear" w:color="auto" w:fill="FFFFFF"/>
        <w:spacing w:before="0" w:after="0" w:line="240" w:lineRule="auto"/>
        <w:ind w:left="0"/>
        <w:rPr>
          <w:rFonts w:ascii="Arial" w:hAnsi="Arial" w:cs="Arial"/>
          <w:color w:val="4A4A4A"/>
          <w:sz w:val="18"/>
          <w:szCs w:val="20"/>
        </w:rPr>
      </w:pPr>
      <w:r w:rsidRPr="00EF5BDC">
        <w:rPr>
          <w:rFonts w:ascii="Arial" w:hAnsi="Arial" w:cs="Arial"/>
          <w:color w:val="4A4A4A"/>
          <w:sz w:val="18"/>
          <w:szCs w:val="20"/>
        </w:rPr>
        <w:t>‘</w:t>
      </w:r>
      <w:proofErr w:type="spellStart"/>
      <w:r w:rsidRPr="00EF5BDC">
        <w:rPr>
          <w:rFonts w:ascii="Arial" w:hAnsi="Arial" w:cs="Arial"/>
          <w:color w:val="4A4A4A"/>
          <w:sz w:val="18"/>
          <w:szCs w:val="20"/>
        </w:rPr>
        <w:t>initial</w:t>
      </w:r>
      <w:proofErr w:type="spellEnd"/>
      <w:r w:rsidRPr="00EF5BDC">
        <w:rPr>
          <w:rFonts w:ascii="Arial" w:hAnsi="Arial" w:cs="Arial"/>
          <w:color w:val="4A4A4A"/>
          <w:sz w:val="18"/>
          <w:szCs w:val="20"/>
        </w:rPr>
        <w:t xml:space="preserve">’: indica a </w:t>
      </w:r>
      <w:proofErr w:type="spellStart"/>
      <w:r w:rsidRPr="00EF5BDC">
        <w:rPr>
          <w:rFonts w:ascii="Arial" w:hAnsi="Arial" w:cs="Arial"/>
          <w:color w:val="4A4A4A"/>
          <w:sz w:val="18"/>
          <w:szCs w:val="20"/>
        </w:rPr>
        <w:t>webpack</w:t>
      </w:r>
      <w:proofErr w:type="spellEnd"/>
      <w:r w:rsidRPr="00EF5BDC">
        <w:rPr>
          <w:rFonts w:ascii="Arial" w:hAnsi="Arial" w:cs="Arial"/>
          <w:color w:val="4A4A4A"/>
          <w:sz w:val="18"/>
          <w:szCs w:val="20"/>
        </w:rPr>
        <w:t xml:space="preserve"> que optimice solo los módulos que son importados de forma no dinámica.</w:t>
      </w:r>
    </w:p>
    <w:p w:rsidR="00EF5BDC" w:rsidRPr="00EF5BDC" w:rsidRDefault="00EF5BDC" w:rsidP="00097571">
      <w:pPr>
        <w:numPr>
          <w:ilvl w:val="0"/>
          <w:numId w:val="25"/>
        </w:numPr>
        <w:shd w:val="clear" w:color="auto" w:fill="FFFFFF"/>
        <w:spacing w:before="0" w:after="0" w:line="240" w:lineRule="auto"/>
        <w:ind w:left="0"/>
        <w:rPr>
          <w:rFonts w:ascii="Arial" w:hAnsi="Arial" w:cs="Arial"/>
          <w:color w:val="4A4A4A"/>
          <w:sz w:val="18"/>
          <w:szCs w:val="20"/>
        </w:rPr>
      </w:pPr>
      <w:proofErr w:type="spellStart"/>
      <w:r w:rsidRPr="00EF5BDC">
        <w:rPr>
          <w:rStyle w:val="CdigoHTML"/>
          <w:color w:val="4A4A4A"/>
          <w:sz w:val="18"/>
        </w:rPr>
        <w:t>async</w:t>
      </w:r>
      <w:proofErr w:type="spellEnd"/>
      <w:r w:rsidRPr="00EF5BDC">
        <w:rPr>
          <w:rFonts w:ascii="Arial" w:hAnsi="Arial" w:cs="Arial"/>
          <w:color w:val="4A4A4A"/>
          <w:sz w:val="18"/>
          <w:szCs w:val="20"/>
        </w:rPr>
        <w:t xml:space="preserve">: </w:t>
      </w:r>
      <w:proofErr w:type="spellStart"/>
      <w:r w:rsidRPr="00EF5BDC">
        <w:rPr>
          <w:rFonts w:ascii="Arial" w:hAnsi="Arial" w:cs="Arial"/>
          <w:color w:val="4A4A4A"/>
          <w:sz w:val="18"/>
          <w:szCs w:val="20"/>
        </w:rPr>
        <w:t>webpack</w:t>
      </w:r>
      <w:proofErr w:type="spellEnd"/>
      <w:r w:rsidRPr="00EF5BDC">
        <w:rPr>
          <w:rFonts w:ascii="Arial" w:hAnsi="Arial" w:cs="Arial"/>
          <w:color w:val="4A4A4A"/>
          <w:sz w:val="18"/>
          <w:szCs w:val="20"/>
        </w:rPr>
        <w:t xml:space="preserve"> optimizará solo aquellos que son cargados de forma no-dinámica.</w:t>
      </w:r>
    </w:p>
    <w:p w:rsidR="00EF5BDC" w:rsidRPr="00EF5BDC" w:rsidRDefault="00EF5BDC" w:rsidP="00097571">
      <w:pPr>
        <w:numPr>
          <w:ilvl w:val="0"/>
          <w:numId w:val="25"/>
        </w:numPr>
        <w:shd w:val="clear" w:color="auto" w:fill="FFFFFF"/>
        <w:spacing w:before="0" w:after="0" w:line="240" w:lineRule="auto"/>
        <w:ind w:left="0"/>
        <w:rPr>
          <w:rFonts w:ascii="Arial" w:hAnsi="Arial" w:cs="Arial"/>
          <w:color w:val="4A4A4A"/>
          <w:sz w:val="18"/>
          <w:szCs w:val="20"/>
        </w:rPr>
      </w:pPr>
      <w:proofErr w:type="spellStart"/>
      <w:r w:rsidRPr="00EF5BDC">
        <w:rPr>
          <w:rStyle w:val="CdigoHTML"/>
          <w:color w:val="4A4A4A"/>
          <w:sz w:val="18"/>
        </w:rPr>
        <w:t>all</w:t>
      </w:r>
      <w:proofErr w:type="spellEnd"/>
      <w:r w:rsidRPr="00EF5BDC">
        <w:rPr>
          <w:rFonts w:ascii="Arial" w:hAnsi="Arial" w:cs="Arial"/>
          <w:color w:val="4A4A4A"/>
          <w:sz w:val="18"/>
          <w:szCs w:val="20"/>
        </w:rPr>
        <w:t xml:space="preserve">: indica a </w:t>
      </w:r>
      <w:proofErr w:type="spellStart"/>
      <w:r w:rsidRPr="00EF5BDC">
        <w:rPr>
          <w:rFonts w:ascii="Arial" w:hAnsi="Arial" w:cs="Arial"/>
          <w:color w:val="4A4A4A"/>
          <w:sz w:val="18"/>
          <w:szCs w:val="20"/>
        </w:rPr>
        <w:t>webpack</w:t>
      </w:r>
      <w:proofErr w:type="spellEnd"/>
      <w:r w:rsidRPr="00EF5BDC">
        <w:rPr>
          <w:rFonts w:ascii="Arial" w:hAnsi="Arial" w:cs="Arial"/>
          <w:color w:val="4A4A4A"/>
          <w:sz w:val="18"/>
          <w:szCs w:val="20"/>
        </w:rPr>
        <w:t xml:space="preserve"> que optimice, lo mejor que pueda, los módulos sin importar si son cargados de forma dinámica o no-dinámica.</w:t>
      </w:r>
    </w:p>
    <w:p w:rsidR="00EF5BDC" w:rsidRPr="00EF5BDC" w:rsidRDefault="00EF5BDC" w:rsidP="00EF5BDC">
      <w:pPr>
        <w:pStyle w:val="NormalWeb"/>
        <w:shd w:val="clear" w:color="auto" w:fill="FFFFFF"/>
        <w:spacing w:before="0" w:beforeAutospacing="0" w:after="0" w:afterAutospacing="0"/>
        <w:rPr>
          <w:rFonts w:ascii="Arial" w:hAnsi="Arial" w:cs="Arial"/>
          <w:color w:val="4A4A4A"/>
          <w:sz w:val="18"/>
          <w:szCs w:val="20"/>
        </w:rPr>
      </w:pPr>
      <w:r w:rsidRPr="00EF5BDC">
        <w:rPr>
          <w:rFonts w:ascii="Arial" w:hAnsi="Arial" w:cs="Arial"/>
          <w:color w:val="4A4A4A"/>
          <w:sz w:val="18"/>
          <w:szCs w:val="20"/>
        </w:rPr>
        <w:t xml:space="preserve">Comparto esta lectura que lo explica más a detalle y con un ejemplo </w:t>
      </w:r>
      <w:proofErr w:type="spellStart"/>
      <w:r w:rsidRPr="00EF5BDC">
        <w:rPr>
          <w:rFonts w:ascii="Arial" w:hAnsi="Arial" w:cs="Arial"/>
          <w:color w:val="4A4A4A"/>
          <w:sz w:val="18"/>
          <w:szCs w:val="20"/>
        </w:rPr>
        <w:t>practico</w:t>
      </w:r>
      <w:proofErr w:type="spellEnd"/>
      <w:r w:rsidRPr="00EF5BDC">
        <w:rPr>
          <w:rFonts w:ascii="Arial" w:hAnsi="Arial" w:cs="Arial"/>
          <w:color w:val="4A4A4A"/>
          <w:sz w:val="18"/>
          <w:szCs w:val="20"/>
        </w:rPr>
        <w:t>.</w:t>
      </w:r>
    </w:p>
    <w:p w:rsidR="00EF5BDC" w:rsidRPr="00EF5BDC" w:rsidRDefault="00EF5BDC" w:rsidP="00097571">
      <w:pPr>
        <w:numPr>
          <w:ilvl w:val="0"/>
          <w:numId w:val="26"/>
        </w:numPr>
        <w:shd w:val="clear" w:color="auto" w:fill="FFFFFF"/>
        <w:spacing w:before="0" w:after="0" w:line="240" w:lineRule="auto"/>
        <w:ind w:left="0"/>
        <w:rPr>
          <w:rFonts w:ascii="Arial" w:hAnsi="Arial" w:cs="Arial"/>
          <w:color w:val="4A4A4A"/>
          <w:sz w:val="18"/>
          <w:szCs w:val="20"/>
        </w:rPr>
      </w:pPr>
      <w:hyperlink r:id="rId60" w:tgtFrame="_blank" w:history="1">
        <w:proofErr w:type="spellStart"/>
        <w:r w:rsidRPr="00EF5BDC">
          <w:rPr>
            <w:rStyle w:val="Hipervnculo"/>
            <w:rFonts w:ascii="Arial" w:hAnsi="Arial" w:cs="Arial"/>
            <w:color w:val="0791E6"/>
            <w:sz w:val="18"/>
            <w:szCs w:val="20"/>
          </w:rPr>
          <w:t>Webpack</w:t>
        </w:r>
        <w:proofErr w:type="spellEnd"/>
        <w:r w:rsidRPr="00EF5BDC">
          <w:rPr>
            <w:rStyle w:val="Hipervnculo"/>
            <w:rFonts w:ascii="Arial" w:hAnsi="Arial" w:cs="Arial"/>
            <w:color w:val="0791E6"/>
            <w:sz w:val="18"/>
            <w:szCs w:val="20"/>
          </w:rPr>
          <w:t xml:space="preserve"> 4 — </w:t>
        </w:r>
        <w:proofErr w:type="spellStart"/>
        <w:r w:rsidRPr="00EF5BDC">
          <w:rPr>
            <w:rStyle w:val="Hipervnculo"/>
            <w:rFonts w:ascii="Arial" w:hAnsi="Arial" w:cs="Arial"/>
            <w:color w:val="0791E6"/>
            <w:sz w:val="18"/>
            <w:szCs w:val="20"/>
          </w:rPr>
          <w:t>Mysterious</w:t>
        </w:r>
        <w:proofErr w:type="spellEnd"/>
        <w:r w:rsidRPr="00EF5BDC">
          <w:rPr>
            <w:rStyle w:val="Hipervnculo"/>
            <w:rFonts w:ascii="Arial" w:hAnsi="Arial" w:cs="Arial"/>
            <w:color w:val="0791E6"/>
            <w:sz w:val="18"/>
            <w:szCs w:val="20"/>
          </w:rPr>
          <w:t xml:space="preserve"> </w:t>
        </w:r>
        <w:proofErr w:type="spellStart"/>
        <w:r w:rsidRPr="00EF5BDC">
          <w:rPr>
            <w:rStyle w:val="Hipervnculo"/>
            <w:rFonts w:ascii="Arial" w:hAnsi="Arial" w:cs="Arial"/>
            <w:color w:val="0791E6"/>
            <w:sz w:val="18"/>
            <w:szCs w:val="20"/>
          </w:rPr>
          <w:t>SplitChunks</w:t>
        </w:r>
        <w:proofErr w:type="spellEnd"/>
        <w:r w:rsidRPr="00EF5BDC">
          <w:rPr>
            <w:rStyle w:val="Hipervnculo"/>
            <w:rFonts w:ascii="Arial" w:hAnsi="Arial" w:cs="Arial"/>
            <w:color w:val="0791E6"/>
            <w:sz w:val="18"/>
            <w:szCs w:val="20"/>
          </w:rPr>
          <w:t xml:space="preserve"> </w:t>
        </w:r>
        <w:proofErr w:type="spellStart"/>
        <w:r w:rsidRPr="00EF5BDC">
          <w:rPr>
            <w:rStyle w:val="Hipervnculo"/>
            <w:rFonts w:ascii="Arial" w:hAnsi="Arial" w:cs="Arial"/>
            <w:color w:val="0791E6"/>
            <w:sz w:val="18"/>
            <w:szCs w:val="20"/>
          </w:rPr>
          <w:t>Plugin</w:t>
        </w:r>
        <w:proofErr w:type="spellEnd"/>
      </w:hyperlink>
    </w:p>
    <w:p w:rsidR="00EF5BDC" w:rsidRDefault="00EF5BDC" w:rsidP="00EF5BDC">
      <w:pPr>
        <w:shd w:val="clear" w:color="auto" w:fill="FFFFFF"/>
        <w:spacing w:before="0" w:after="0" w:line="240" w:lineRule="auto"/>
        <w:jc w:val="center"/>
        <w:rPr>
          <w:rFonts w:ascii="Arial" w:hAnsi="Arial" w:cs="Arial"/>
          <w:color w:val="4A4A4A"/>
          <w:sz w:val="20"/>
          <w:szCs w:val="20"/>
          <w:lang w:val="en-US"/>
        </w:rPr>
      </w:pPr>
      <w:r w:rsidRPr="00EF5BDC">
        <w:rPr>
          <w:rFonts w:ascii="Arial" w:hAnsi="Arial" w:cs="Arial"/>
          <w:color w:val="4A4A4A"/>
          <w:sz w:val="20"/>
          <w:szCs w:val="20"/>
          <w:lang w:val="en-US"/>
        </w:rPr>
        <w:drawing>
          <wp:inline distT="0" distB="0" distL="0" distR="0" wp14:anchorId="23C58128" wp14:editId="6526C74B">
            <wp:extent cx="2546096" cy="16827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435"/>
                    <a:stretch/>
                  </pic:blipFill>
                  <pic:spPr bwMode="auto">
                    <a:xfrm>
                      <a:off x="0" y="0"/>
                      <a:ext cx="2566533" cy="1696257"/>
                    </a:xfrm>
                    <a:prstGeom prst="rect">
                      <a:avLst/>
                    </a:prstGeom>
                    <a:ln>
                      <a:noFill/>
                    </a:ln>
                    <a:extLst>
                      <a:ext uri="{53640926-AAD7-44D8-BBD7-CCE9431645EC}">
                        <a14:shadowObscured xmlns:a14="http://schemas.microsoft.com/office/drawing/2010/main"/>
                      </a:ext>
                    </a:extLst>
                  </pic:spPr>
                </pic:pic>
              </a:graphicData>
            </a:graphic>
          </wp:inline>
        </w:drawing>
      </w:r>
    </w:p>
    <w:p w:rsidR="008E542B" w:rsidRPr="00694593" w:rsidRDefault="008E542B" w:rsidP="008E542B">
      <w:pPr>
        <w:pStyle w:val="Ttulo1"/>
        <w:rPr>
          <w:rFonts w:ascii="Arial" w:eastAsia="Times New Roman" w:hAnsi="Arial" w:cs="Arial"/>
          <w:sz w:val="24"/>
          <w:szCs w:val="24"/>
        </w:rPr>
      </w:pPr>
      <w:r w:rsidRPr="008E542B">
        <w:rPr>
          <w:rFonts w:ascii="Arial" w:eastAsia="Times New Roman" w:hAnsi="Arial" w:cs="Arial"/>
          <w:sz w:val="24"/>
          <w:szCs w:val="24"/>
        </w:rPr>
        <w:lastRenderedPageBreak/>
        <w:t>Añadiendo un Dynamic Link Library</w:t>
      </w:r>
    </w:p>
    <w:p w:rsidR="008E542B" w:rsidRDefault="008E542B" w:rsidP="008E542B">
      <w:pPr>
        <w:shd w:val="clear" w:color="auto" w:fill="FFFFFF"/>
        <w:spacing w:before="0" w:after="0" w:line="240" w:lineRule="auto"/>
        <w:jc w:val="both"/>
        <w:rPr>
          <w:rFonts w:ascii="Arial" w:hAnsi="Arial" w:cs="Arial"/>
          <w:color w:val="4A4A4A"/>
          <w:sz w:val="20"/>
          <w:szCs w:val="20"/>
          <w:lang w:val="es-MX"/>
        </w:rPr>
      </w:pPr>
    </w:p>
    <w:p w:rsidR="008E542B" w:rsidRP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r w:rsidRPr="008E542B">
        <w:rPr>
          <w:rFonts w:ascii="Arial" w:hAnsi="Arial" w:cs="Arial"/>
          <w:color w:val="273B47"/>
          <w:sz w:val="20"/>
          <w:szCs w:val="20"/>
        </w:rPr>
        <w:t xml:space="preserve">Mientras más librerías agregamos más lento se empiezan a volver nuestros </w:t>
      </w:r>
      <w:proofErr w:type="spellStart"/>
      <w:r w:rsidRPr="008E542B">
        <w:rPr>
          <w:rFonts w:ascii="Arial" w:hAnsi="Arial" w:cs="Arial"/>
          <w:color w:val="273B47"/>
          <w:sz w:val="20"/>
          <w:szCs w:val="20"/>
        </w:rPr>
        <w:t>builds</w:t>
      </w:r>
      <w:proofErr w:type="spellEnd"/>
      <w:r w:rsidRPr="008E542B">
        <w:rPr>
          <w:rFonts w:ascii="Arial" w:hAnsi="Arial" w:cs="Arial"/>
          <w:color w:val="273B47"/>
          <w:sz w:val="20"/>
          <w:szCs w:val="20"/>
        </w:rPr>
        <w:t>, arruinando así la </w:t>
      </w:r>
      <w:proofErr w:type="spellStart"/>
      <w:r w:rsidRPr="008E542B">
        <w:rPr>
          <w:rStyle w:val="Textoennegrita"/>
          <w:rFonts w:ascii="Arial" w:eastAsiaTheme="majorEastAsia" w:hAnsi="Arial" w:cs="Arial"/>
          <w:color w:val="273B47"/>
          <w:sz w:val="20"/>
          <w:szCs w:val="20"/>
        </w:rPr>
        <w:t>Developer</w:t>
      </w:r>
      <w:proofErr w:type="spellEnd"/>
      <w:r w:rsidRPr="008E542B">
        <w:rPr>
          <w:rStyle w:val="Textoennegrita"/>
          <w:rFonts w:ascii="Arial" w:eastAsiaTheme="majorEastAsia" w:hAnsi="Arial" w:cs="Arial"/>
          <w:color w:val="273B47"/>
          <w:sz w:val="20"/>
          <w:szCs w:val="20"/>
        </w:rPr>
        <w:t xml:space="preserve"> </w:t>
      </w:r>
      <w:proofErr w:type="spellStart"/>
      <w:r w:rsidRPr="008E542B">
        <w:rPr>
          <w:rStyle w:val="Textoennegrita"/>
          <w:rFonts w:ascii="Arial" w:eastAsiaTheme="majorEastAsia" w:hAnsi="Arial" w:cs="Arial"/>
          <w:color w:val="273B47"/>
          <w:sz w:val="20"/>
          <w:szCs w:val="20"/>
        </w:rPr>
        <w:t>Experience</w:t>
      </w:r>
      <w:proofErr w:type="spellEnd"/>
      <w:r w:rsidRPr="008E542B">
        <w:rPr>
          <w:rFonts w:ascii="Arial" w:hAnsi="Arial" w:cs="Arial"/>
          <w:color w:val="273B47"/>
          <w:sz w:val="20"/>
          <w:szCs w:val="20"/>
        </w:rPr>
        <w:t xml:space="preserve">. Por suerte podemos crear una (o varias) </w:t>
      </w:r>
      <w:proofErr w:type="spellStart"/>
      <w:r w:rsidRPr="008E542B">
        <w:rPr>
          <w:rFonts w:ascii="Arial" w:hAnsi="Arial" w:cs="Arial"/>
          <w:color w:val="273B47"/>
          <w:sz w:val="20"/>
          <w:szCs w:val="20"/>
        </w:rPr>
        <w:t>Dynamic</w:t>
      </w:r>
      <w:proofErr w:type="spellEnd"/>
      <w:r w:rsidRPr="008E542B">
        <w:rPr>
          <w:rFonts w:ascii="Arial" w:hAnsi="Arial" w:cs="Arial"/>
          <w:color w:val="273B47"/>
          <w:sz w:val="20"/>
          <w:szCs w:val="20"/>
        </w:rPr>
        <w:t xml:space="preserve"> Link Library para acortar estos tiempos.</w:t>
      </w:r>
    </w:p>
    <w:p w:rsidR="008E542B" w:rsidRP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r w:rsidRPr="008E542B">
        <w:rPr>
          <w:rFonts w:ascii="Arial" w:hAnsi="Arial" w:cs="Arial"/>
          <w:color w:val="273B47"/>
          <w:sz w:val="20"/>
          <w:szCs w:val="20"/>
        </w:rPr>
        <w:t>Una </w:t>
      </w:r>
      <w:proofErr w:type="spellStart"/>
      <w:r w:rsidRPr="008E542B">
        <w:rPr>
          <w:rStyle w:val="Textoennegrita"/>
          <w:rFonts w:ascii="Arial" w:eastAsiaTheme="majorEastAsia" w:hAnsi="Arial" w:cs="Arial"/>
          <w:color w:val="273B47"/>
          <w:sz w:val="20"/>
          <w:szCs w:val="20"/>
        </w:rPr>
        <w:t>Dynamic</w:t>
      </w:r>
      <w:proofErr w:type="spellEnd"/>
      <w:r w:rsidRPr="008E542B">
        <w:rPr>
          <w:rStyle w:val="Textoennegrita"/>
          <w:rFonts w:ascii="Arial" w:eastAsiaTheme="majorEastAsia" w:hAnsi="Arial" w:cs="Arial"/>
          <w:color w:val="273B47"/>
          <w:sz w:val="20"/>
          <w:szCs w:val="20"/>
        </w:rPr>
        <w:t xml:space="preserve"> Link Library (DLL)</w:t>
      </w:r>
      <w:r w:rsidRPr="008E542B">
        <w:rPr>
          <w:rFonts w:ascii="Arial" w:hAnsi="Arial" w:cs="Arial"/>
          <w:color w:val="273B47"/>
          <w:sz w:val="20"/>
          <w:szCs w:val="20"/>
        </w:rPr>
        <w:t xml:space="preserve"> es un conjunto de librerías comunes que no cambian frecuentemente por lo que se hace un </w:t>
      </w:r>
      <w:proofErr w:type="spellStart"/>
      <w:r w:rsidRPr="008E542B">
        <w:rPr>
          <w:rFonts w:ascii="Arial" w:hAnsi="Arial" w:cs="Arial"/>
          <w:color w:val="273B47"/>
          <w:sz w:val="20"/>
          <w:szCs w:val="20"/>
        </w:rPr>
        <w:t>build</w:t>
      </w:r>
      <w:proofErr w:type="spellEnd"/>
      <w:r w:rsidRPr="008E542B">
        <w:rPr>
          <w:rFonts w:ascii="Arial" w:hAnsi="Arial" w:cs="Arial"/>
          <w:color w:val="273B47"/>
          <w:sz w:val="20"/>
          <w:szCs w:val="20"/>
        </w:rPr>
        <w:t xml:space="preserve"> por adelantado de las mismas para no re-empaquetar cada vez que hacemos </w:t>
      </w:r>
      <w:proofErr w:type="spellStart"/>
      <w:r w:rsidRPr="008E542B">
        <w:rPr>
          <w:rFonts w:ascii="Arial" w:hAnsi="Arial" w:cs="Arial"/>
          <w:color w:val="273B47"/>
          <w:sz w:val="20"/>
          <w:szCs w:val="20"/>
        </w:rPr>
        <w:t>build</w:t>
      </w:r>
      <w:proofErr w:type="spellEnd"/>
      <w:r w:rsidRPr="008E542B">
        <w:rPr>
          <w:rFonts w:ascii="Arial" w:hAnsi="Arial" w:cs="Arial"/>
          <w:color w:val="273B47"/>
          <w:sz w:val="20"/>
          <w:szCs w:val="20"/>
        </w:rPr>
        <w:t xml:space="preserve"> de nuestra aplicación.</w:t>
      </w: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r w:rsidRPr="008E542B">
        <w:rPr>
          <w:rFonts w:ascii="Arial" w:hAnsi="Arial" w:cs="Arial"/>
          <w:color w:val="273B47"/>
          <w:sz w:val="20"/>
          <w:szCs w:val="20"/>
        </w:rPr>
        <w:t>Beneficiando tanto la </w:t>
      </w:r>
      <w:proofErr w:type="spellStart"/>
      <w:r w:rsidRPr="008E542B">
        <w:rPr>
          <w:rStyle w:val="Textoennegrita"/>
          <w:rFonts w:ascii="Arial" w:eastAsiaTheme="majorEastAsia" w:hAnsi="Arial" w:cs="Arial"/>
          <w:color w:val="273B47"/>
          <w:sz w:val="20"/>
          <w:szCs w:val="20"/>
        </w:rPr>
        <w:t>Developer</w:t>
      </w:r>
      <w:proofErr w:type="spellEnd"/>
      <w:r w:rsidRPr="008E542B">
        <w:rPr>
          <w:rStyle w:val="Textoennegrita"/>
          <w:rFonts w:ascii="Arial" w:eastAsiaTheme="majorEastAsia" w:hAnsi="Arial" w:cs="Arial"/>
          <w:color w:val="273B47"/>
          <w:sz w:val="20"/>
          <w:szCs w:val="20"/>
        </w:rPr>
        <w:t xml:space="preserve"> </w:t>
      </w:r>
      <w:proofErr w:type="spellStart"/>
      <w:r w:rsidRPr="008E542B">
        <w:rPr>
          <w:rStyle w:val="Textoennegrita"/>
          <w:rFonts w:ascii="Arial" w:eastAsiaTheme="majorEastAsia" w:hAnsi="Arial" w:cs="Arial"/>
          <w:color w:val="273B47"/>
          <w:sz w:val="20"/>
          <w:szCs w:val="20"/>
        </w:rPr>
        <w:t>Experience</w:t>
      </w:r>
      <w:proofErr w:type="spellEnd"/>
      <w:r w:rsidRPr="008E542B">
        <w:rPr>
          <w:rFonts w:ascii="Arial" w:hAnsi="Arial" w:cs="Arial"/>
          <w:color w:val="273B47"/>
          <w:sz w:val="20"/>
          <w:szCs w:val="20"/>
        </w:rPr>
        <w:t> como la </w:t>
      </w:r>
      <w:proofErr w:type="spellStart"/>
      <w:r w:rsidRPr="008E542B">
        <w:rPr>
          <w:rStyle w:val="Textoennegrita"/>
          <w:rFonts w:ascii="Arial" w:eastAsiaTheme="majorEastAsia" w:hAnsi="Arial" w:cs="Arial"/>
          <w:color w:val="273B47"/>
          <w:sz w:val="20"/>
          <w:szCs w:val="20"/>
        </w:rPr>
        <w:t>User</w:t>
      </w:r>
      <w:proofErr w:type="spellEnd"/>
      <w:r w:rsidRPr="008E542B">
        <w:rPr>
          <w:rStyle w:val="Textoennegrita"/>
          <w:rFonts w:ascii="Arial" w:eastAsiaTheme="majorEastAsia" w:hAnsi="Arial" w:cs="Arial"/>
          <w:color w:val="273B47"/>
          <w:sz w:val="20"/>
          <w:szCs w:val="20"/>
        </w:rPr>
        <w:t xml:space="preserve"> </w:t>
      </w:r>
      <w:proofErr w:type="spellStart"/>
      <w:r w:rsidRPr="008E542B">
        <w:rPr>
          <w:rStyle w:val="Textoennegrita"/>
          <w:rFonts w:ascii="Arial" w:eastAsiaTheme="majorEastAsia" w:hAnsi="Arial" w:cs="Arial"/>
          <w:color w:val="273B47"/>
          <w:sz w:val="20"/>
          <w:szCs w:val="20"/>
        </w:rPr>
        <w:t>Experience</w:t>
      </w:r>
      <w:proofErr w:type="spellEnd"/>
      <w:r w:rsidRPr="008E542B">
        <w:rPr>
          <w:rFonts w:ascii="Arial" w:hAnsi="Arial" w:cs="Arial"/>
          <w:color w:val="273B47"/>
          <w:sz w:val="20"/>
          <w:szCs w:val="20"/>
        </w:rPr>
        <w:t xml:space="preserve"> ya que el caché del navegador va a mantener una copia que solo va a cambiar cuando nosotros agreguemos o quitemos alguna dependencia, ahorrando así valiosos </w:t>
      </w:r>
      <w:proofErr w:type="spellStart"/>
      <w:r w:rsidRPr="008E542B">
        <w:rPr>
          <w:rFonts w:ascii="Arial" w:hAnsi="Arial" w:cs="Arial"/>
          <w:color w:val="273B47"/>
          <w:sz w:val="20"/>
          <w:szCs w:val="20"/>
        </w:rPr>
        <w:t>requests</w:t>
      </w:r>
      <w:proofErr w:type="spellEnd"/>
      <w:r w:rsidRPr="008E542B">
        <w:rPr>
          <w:rFonts w:ascii="Arial" w:hAnsi="Arial" w:cs="Arial"/>
          <w:color w:val="273B47"/>
          <w:sz w:val="20"/>
          <w:szCs w:val="20"/>
        </w:rPr>
        <w:t xml:space="preserve"> al servidor.</w:t>
      </w: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Principio subyacente de la clase.</w:t>
      </w:r>
    </w:p>
    <w:p w:rsidR="008E542B" w:rsidRPr="008E542B" w:rsidRDefault="008E542B" w:rsidP="00097571">
      <w:pPr>
        <w:numPr>
          <w:ilvl w:val="0"/>
          <w:numId w:val="27"/>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Mientras más dependencias más lento será tu </w:t>
      </w:r>
      <w:proofErr w:type="spellStart"/>
      <w:r w:rsidRPr="008E542B">
        <w:rPr>
          <w:rFonts w:ascii="Arial" w:eastAsia="Times New Roman" w:hAnsi="Arial" w:cs="Arial"/>
          <w:color w:val="4A4A4A"/>
          <w:sz w:val="20"/>
          <w:szCs w:val="20"/>
          <w:lang w:val="es-MX" w:eastAsia="es-MX"/>
        </w:rPr>
        <w:t>build</w:t>
      </w:r>
      <w:proofErr w:type="spellEnd"/>
      <w:r w:rsidRPr="008E542B">
        <w:rPr>
          <w:rFonts w:ascii="Arial" w:eastAsia="Times New Roman" w:hAnsi="Arial" w:cs="Arial"/>
          <w:color w:val="4A4A4A"/>
          <w:sz w:val="20"/>
          <w:szCs w:val="20"/>
          <w:lang w:val="es-MX" w:eastAsia="es-MX"/>
        </w:rPr>
        <w:t xml:space="preserve"> de </w:t>
      </w:r>
      <w:proofErr w:type="spellStart"/>
      <w:r w:rsidRPr="008E542B">
        <w:rPr>
          <w:rFonts w:ascii="Arial" w:eastAsia="Times New Roman" w:hAnsi="Arial" w:cs="Arial"/>
          <w:color w:val="4A4A4A"/>
          <w:sz w:val="20"/>
          <w:szCs w:val="20"/>
          <w:lang w:val="es-MX" w:eastAsia="es-MX"/>
        </w:rPr>
        <w:t>production</w:t>
      </w:r>
      <w:proofErr w:type="spellEnd"/>
      <w:r w:rsidRPr="008E542B">
        <w:rPr>
          <w:rFonts w:ascii="Arial" w:eastAsia="Times New Roman" w:hAnsi="Arial" w:cs="Arial"/>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¿Qué acciones clave extraigo de esta </w:t>
      </w:r>
      <w:proofErr w:type="gramStart"/>
      <w:r w:rsidRPr="008E542B">
        <w:rPr>
          <w:rFonts w:ascii="Arial" w:eastAsia="Times New Roman" w:hAnsi="Arial" w:cs="Arial"/>
          <w:color w:val="4A4A4A"/>
          <w:sz w:val="20"/>
          <w:szCs w:val="20"/>
          <w:lang w:val="es-MX" w:eastAsia="es-MX"/>
        </w:rPr>
        <w:t>clase ?</w:t>
      </w:r>
      <w:proofErr w:type="gramEnd"/>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i/>
          <w:iCs/>
          <w:color w:val="4A4A4A"/>
          <w:sz w:val="20"/>
          <w:szCs w:val="20"/>
          <w:lang w:val="es-MX" w:eastAsia="es-MX"/>
        </w:rPr>
        <w:t xml:space="preserve">Para hacer el </w:t>
      </w:r>
      <w:proofErr w:type="spellStart"/>
      <w:r w:rsidRPr="008E542B">
        <w:rPr>
          <w:rFonts w:ascii="Arial" w:eastAsia="Times New Roman" w:hAnsi="Arial" w:cs="Arial"/>
          <w:i/>
          <w:iCs/>
          <w:color w:val="4A4A4A"/>
          <w:sz w:val="20"/>
          <w:szCs w:val="20"/>
          <w:lang w:val="es-MX" w:eastAsia="es-MX"/>
        </w:rPr>
        <w:t>build</w:t>
      </w:r>
      <w:proofErr w:type="spellEnd"/>
      <w:r w:rsidRPr="008E542B">
        <w:rPr>
          <w:rFonts w:ascii="Arial" w:eastAsia="Times New Roman" w:hAnsi="Arial" w:cs="Arial"/>
          <w:i/>
          <w:iCs/>
          <w:color w:val="4A4A4A"/>
          <w:sz w:val="20"/>
          <w:szCs w:val="20"/>
          <w:lang w:val="es-MX" w:eastAsia="es-MX"/>
        </w:rPr>
        <w:t xml:space="preserve"> más rápido vamos a aplicar la técnica de </w:t>
      </w:r>
      <w:proofErr w:type="spellStart"/>
      <w:r w:rsidRPr="008E542B">
        <w:rPr>
          <w:rFonts w:ascii="Arial" w:eastAsia="Times New Roman" w:hAnsi="Arial" w:cs="Arial"/>
          <w:b/>
          <w:bCs/>
          <w:i/>
          <w:iCs/>
          <w:color w:val="4A4A4A"/>
          <w:sz w:val="20"/>
          <w:szCs w:val="20"/>
          <w:lang w:val="es-MX" w:eastAsia="es-MX"/>
        </w:rPr>
        <w:t>dynamic</w:t>
      </w:r>
      <w:proofErr w:type="spellEnd"/>
      <w:r w:rsidRPr="008E542B">
        <w:rPr>
          <w:rFonts w:ascii="Arial" w:eastAsia="Times New Roman" w:hAnsi="Arial" w:cs="Arial"/>
          <w:b/>
          <w:bCs/>
          <w:i/>
          <w:iCs/>
          <w:color w:val="4A4A4A"/>
          <w:sz w:val="20"/>
          <w:szCs w:val="20"/>
          <w:lang w:val="es-MX" w:eastAsia="es-MX"/>
        </w:rPr>
        <w:t xml:space="preserve"> link </w:t>
      </w:r>
      <w:proofErr w:type="spellStart"/>
      <w:r w:rsidRPr="008E542B">
        <w:rPr>
          <w:rFonts w:ascii="Arial" w:eastAsia="Times New Roman" w:hAnsi="Arial" w:cs="Arial"/>
          <w:b/>
          <w:bCs/>
          <w:i/>
          <w:iCs/>
          <w:color w:val="4A4A4A"/>
          <w:sz w:val="20"/>
          <w:szCs w:val="20"/>
          <w:lang w:val="es-MX" w:eastAsia="es-MX"/>
        </w:rPr>
        <w:t>library</w:t>
      </w:r>
      <w:proofErr w:type="spellEnd"/>
      <w:r w:rsidRPr="008E542B">
        <w:rPr>
          <w:rFonts w:ascii="Arial" w:eastAsia="Times New Roman" w:hAnsi="Arial" w:cs="Arial"/>
          <w:i/>
          <w:iCs/>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i/>
          <w:iCs/>
          <w:color w:val="4A4A4A"/>
          <w:sz w:val="20"/>
          <w:szCs w:val="20"/>
          <w:lang w:val="es-MX" w:eastAsia="es-MX"/>
        </w:rPr>
        <w:t xml:space="preserve">“Una </w:t>
      </w:r>
      <w:proofErr w:type="spellStart"/>
      <w:r w:rsidRPr="008E542B">
        <w:rPr>
          <w:rFonts w:ascii="Arial" w:eastAsia="Times New Roman" w:hAnsi="Arial" w:cs="Arial"/>
          <w:i/>
          <w:iCs/>
          <w:color w:val="4A4A4A"/>
          <w:sz w:val="20"/>
          <w:szCs w:val="20"/>
          <w:lang w:val="es-MX" w:eastAsia="es-MX"/>
        </w:rPr>
        <w:t>Dynamic</w:t>
      </w:r>
      <w:proofErr w:type="spellEnd"/>
      <w:r w:rsidRPr="008E542B">
        <w:rPr>
          <w:rFonts w:ascii="Arial" w:eastAsia="Times New Roman" w:hAnsi="Arial" w:cs="Arial"/>
          <w:i/>
          <w:iCs/>
          <w:color w:val="4A4A4A"/>
          <w:sz w:val="20"/>
          <w:szCs w:val="20"/>
          <w:lang w:val="es-MX" w:eastAsia="es-MX"/>
        </w:rPr>
        <w:t xml:space="preserve"> Link Library (DLL) es un conjunto de librerías comunes que no cambian frecuentemente por lo que se hace un </w:t>
      </w:r>
      <w:proofErr w:type="spellStart"/>
      <w:r w:rsidRPr="008E542B">
        <w:rPr>
          <w:rFonts w:ascii="Arial" w:eastAsia="Times New Roman" w:hAnsi="Arial" w:cs="Arial"/>
          <w:i/>
          <w:iCs/>
          <w:color w:val="4A4A4A"/>
          <w:sz w:val="20"/>
          <w:szCs w:val="20"/>
          <w:lang w:val="es-MX" w:eastAsia="es-MX"/>
        </w:rPr>
        <w:t>build</w:t>
      </w:r>
      <w:proofErr w:type="spellEnd"/>
      <w:r w:rsidRPr="008E542B">
        <w:rPr>
          <w:rFonts w:ascii="Arial" w:eastAsia="Times New Roman" w:hAnsi="Arial" w:cs="Arial"/>
          <w:i/>
          <w:iCs/>
          <w:color w:val="4A4A4A"/>
          <w:sz w:val="20"/>
          <w:szCs w:val="20"/>
          <w:lang w:val="es-MX" w:eastAsia="es-MX"/>
        </w:rPr>
        <w:t xml:space="preserve"> por adelantado de las mismas para no re-empaquetar cada vez que hacemos </w:t>
      </w:r>
      <w:proofErr w:type="spellStart"/>
      <w:r w:rsidRPr="008E542B">
        <w:rPr>
          <w:rFonts w:ascii="Arial" w:eastAsia="Times New Roman" w:hAnsi="Arial" w:cs="Arial"/>
          <w:i/>
          <w:iCs/>
          <w:color w:val="4A4A4A"/>
          <w:sz w:val="20"/>
          <w:szCs w:val="20"/>
          <w:lang w:val="es-MX" w:eastAsia="es-MX"/>
        </w:rPr>
        <w:t>build</w:t>
      </w:r>
      <w:proofErr w:type="spellEnd"/>
      <w:r w:rsidRPr="008E542B">
        <w:rPr>
          <w:rFonts w:ascii="Arial" w:eastAsia="Times New Roman" w:hAnsi="Arial" w:cs="Arial"/>
          <w:i/>
          <w:iCs/>
          <w:color w:val="4A4A4A"/>
          <w:sz w:val="20"/>
          <w:szCs w:val="20"/>
          <w:lang w:val="es-MX" w:eastAsia="es-MX"/>
        </w:rPr>
        <w:t xml:space="preserve"> de nuestra aplicación.”</w:t>
      </w:r>
      <w:r w:rsidRPr="008E542B">
        <w:rPr>
          <w:rFonts w:ascii="Arial" w:eastAsia="Times New Roman" w:hAnsi="Arial" w:cs="Arial"/>
          <w:color w:val="4A4A4A"/>
          <w:sz w:val="20"/>
          <w:szCs w:val="20"/>
          <w:lang w:val="es-MX" w:eastAsia="es-MX"/>
        </w:rPr>
        <w:t>.</w:t>
      </w:r>
    </w:p>
    <w:p w:rsidR="008E542B" w:rsidRPr="008E542B" w:rsidRDefault="008E542B" w:rsidP="008E542B">
      <w:pPr>
        <w:spacing w:before="0" w:after="0" w:line="240" w:lineRule="auto"/>
        <w:rPr>
          <w:rFonts w:ascii="Times New Roman" w:eastAsia="Times New Roman" w:hAnsi="Times New Roman" w:cs="Times New Roman"/>
          <w:sz w:val="20"/>
          <w:szCs w:val="20"/>
          <w:lang w:val="es-MX" w:eastAsia="es-MX"/>
        </w:rPr>
      </w:pPr>
      <w:r w:rsidRPr="008E542B">
        <w:rPr>
          <w:rFonts w:ascii="Times New Roman" w:eastAsia="Times New Roman" w:hAnsi="Times New Roman" w:cs="Times New Roman"/>
          <w:sz w:val="20"/>
          <w:szCs w:val="20"/>
          <w:lang w:val="es-MX" w:eastAsia="es-MX"/>
        </w:rPr>
        <w:pict>
          <v:rect id="_x0000_i1025" style="width:0;height:1.5pt" o:hralign="center" o:hrstd="t" o:hrnoshade="t" o:hr="t" fillcolor="#4a4a4a" stroked="f"/>
        </w:pic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#Tutorial:</w:t>
      </w:r>
      <w:r w:rsidRPr="008E542B">
        <w:rPr>
          <w:rFonts w:ascii="Arial" w:eastAsia="Times New Roman" w:hAnsi="Arial" w:cs="Arial"/>
          <w:color w:val="4A4A4A"/>
          <w:sz w:val="20"/>
          <w:szCs w:val="20"/>
          <w:lang w:val="es-MX" w:eastAsia="es-MX"/>
        </w:rPr>
        <w:br/>
        <w:t xml:space="preserve">Cómo crear un </w:t>
      </w:r>
      <w:proofErr w:type="spellStart"/>
      <w:r w:rsidRPr="008E542B">
        <w:rPr>
          <w:rFonts w:ascii="Arial" w:eastAsia="Times New Roman" w:hAnsi="Arial" w:cs="Arial"/>
          <w:color w:val="4A4A4A"/>
          <w:sz w:val="20"/>
          <w:szCs w:val="20"/>
          <w:lang w:val="es-MX" w:eastAsia="es-MX"/>
        </w:rPr>
        <w:t>Dynamic</w:t>
      </w:r>
      <w:proofErr w:type="spellEnd"/>
      <w:r w:rsidRPr="008E542B">
        <w:rPr>
          <w:rFonts w:ascii="Arial" w:eastAsia="Times New Roman" w:hAnsi="Arial" w:cs="Arial"/>
          <w:color w:val="4A4A4A"/>
          <w:sz w:val="20"/>
          <w:szCs w:val="20"/>
          <w:lang w:val="es-MX" w:eastAsia="es-MX"/>
        </w:rPr>
        <w:t xml:space="preserve"> Link Library para acortar el tiempo de carga de </w:t>
      </w:r>
      <w:proofErr w:type="spellStart"/>
      <w:r w:rsidRPr="008E542B">
        <w:rPr>
          <w:rFonts w:ascii="Arial" w:eastAsia="Times New Roman" w:hAnsi="Arial" w:cs="Arial"/>
          <w:color w:val="4A4A4A"/>
          <w:sz w:val="20"/>
          <w:szCs w:val="20"/>
          <w:lang w:val="es-MX" w:eastAsia="es-MX"/>
        </w:rPr>
        <w:t>librerias</w:t>
      </w:r>
      <w:proofErr w:type="spellEnd"/>
      <w:r w:rsidRPr="008E542B">
        <w:rPr>
          <w:rFonts w:ascii="Arial" w:eastAsia="Times New Roman" w:hAnsi="Arial" w:cs="Arial"/>
          <w:color w:val="4A4A4A"/>
          <w:sz w:val="20"/>
          <w:szCs w:val="20"/>
          <w:lang w:val="es-MX" w:eastAsia="es-MX"/>
        </w:rPr>
        <w:t xml:space="preserve">. (Estamos creando un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config</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super</w:t>
      </w:r>
      <w:proofErr w:type="spellEnd"/>
      <w:r w:rsidRPr="008E542B">
        <w:rPr>
          <w:rFonts w:ascii="Arial" w:eastAsia="Times New Roman" w:hAnsi="Arial" w:cs="Arial"/>
          <w:color w:val="4A4A4A"/>
          <w:sz w:val="20"/>
          <w:szCs w:val="20"/>
          <w:lang w:val="es-MX" w:eastAsia="es-MX"/>
        </w:rPr>
        <w:t xml:space="preserve"> optimizado para </w:t>
      </w:r>
      <w:proofErr w:type="spellStart"/>
      <w:r w:rsidRPr="008E542B">
        <w:rPr>
          <w:rFonts w:ascii="Arial" w:eastAsia="Times New Roman" w:hAnsi="Arial" w:cs="Arial"/>
          <w:color w:val="4A4A4A"/>
          <w:sz w:val="20"/>
          <w:szCs w:val="20"/>
          <w:lang w:val="es-MX" w:eastAsia="es-MX"/>
        </w:rPr>
        <w:t>produccion</w:t>
      </w:r>
      <w:proofErr w:type="spellEnd"/>
      <w:r w:rsidRPr="008E542B">
        <w:rPr>
          <w:rFonts w:ascii="Arial" w:eastAsia="Times New Roman" w:hAnsi="Arial" w:cs="Arial"/>
          <w:color w:val="4A4A4A"/>
          <w:sz w:val="20"/>
          <w:szCs w:val="20"/>
          <w:lang w:val="es-MX" w:eastAsia="es-MX"/>
        </w:rPr>
        <w:t>).</w:t>
      </w:r>
    </w:p>
    <w:p w:rsidR="008E542B" w:rsidRPr="008E542B" w:rsidRDefault="008E542B" w:rsidP="00097571">
      <w:pPr>
        <w:numPr>
          <w:ilvl w:val="0"/>
          <w:numId w:val="28"/>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Creamos los siguientes archivos:</w:t>
      </w:r>
    </w:p>
    <w:p w:rsidR="008E542B" w:rsidRPr="008E542B" w:rsidRDefault="008E542B" w:rsidP="00097571">
      <w:pPr>
        <w:numPr>
          <w:ilvl w:val="0"/>
          <w:numId w:val="29"/>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Courier New" w:eastAsia="Times New Roman" w:hAnsi="Courier New" w:cs="Courier New"/>
          <w:color w:val="4A4A4A"/>
          <w:sz w:val="20"/>
          <w:szCs w:val="20"/>
          <w:lang w:val="es-MX" w:eastAsia="es-MX"/>
        </w:rPr>
        <w:t>webpack.config.js</w:t>
      </w:r>
      <w:r w:rsidRPr="008E542B">
        <w:rPr>
          <w:rFonts w:ascii="Arial" w:eastAsia="Times New Roman" w:hAnsi="Arial" w:cs="Arial"/>
          <w:color w:val="4A4A4A"/>
          <w:sz w:val="20"/>
          <w:szCs w:val="20"/>
          <w:lang w:val="es-MX" w:eastAsia="es-MX"/>
        </w:rPr>
        <w:t xml:space="preserve"> (el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de toda la vida).</w:t>
      </w:r>
    </w:p>
    <w:p w:rsidR="008E542B" w:rsidRPr="008E542B" w:rsidRDefault="008E542B" w:rsidP="00097571">
      <w:pPr>
        <w:numPr>
          <w:ilvl w:val="0"/>
          <w:numId w:val="29"/>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 xml:space="preserve"> (el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para las </w:t>
      </w:r>
      <w:proofErr w:type="spellStart"/>
      <w:r w:rsidRPr="008E542B">
        <w:rPr>
          <w:rFonts w:ascii="Arial" w:eastAsia="Times New Roman" w:hAnsi="Arial" w:cs="Arial"/>
          <w:color w:val="4A4A4A"/>
          <w:sz w:val="20"/>
          <w:szCs w:val="20"/>
          <w:lang w:val="es-MX" w:eastAsia="es-MX"/>
        </w:rPr>
        <w:t>librerias</w:t>
      </w:r>
      <w:proofErr w:type="spellEnd"/>
      <w:r w:rsidRPr="008E542B">
        <w:rPr>
          <w:rFonts w:ascii="Arial" w:eastAsia="Times New Roman" w:hAnsi="Arial" w:cs="Arial"/>
          <w:color w:val="4A4A4A"/>
          <w:sz w:val="20"/>
          <w:szCs w:val="20"/>
          <w:lang w:val="es-MX" w:eastAsia="es-MX"/>
        </w:rPr>
        <w:t>).</w:t>
      </w:r>
    </w:p>
    <w:p w:rsidR="008E542B" w:rsidRPr="008E542B" w:rsidRDefault="008E542B" w:rsidP="00097571">
      <w:pPr>
        <w:numPr>
          <w:ilvl w:val="0"/>
          <w:numId w:val="30"/>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Colocamos las dependencias </w:t>
      </w:r>
      <w:proofErr w:type="spellStart"/>
      <w:r w:rsidRPr="008E542B">
        <w:rPr>
          <w:rFonts w:ascii="Arial" w:eastAsia="Times New Roman" w:hAnsi="Arial" w:cs="Arial"/>
          <w:color w:val="4A4A4A"/>
          <w:sz w:val="20"/>
          <w:szCs w:val="20"/>
          <w:lang w:val="es-MX" w:eastAsia="es-MX"/>
        </w:rPr>
        <w:t>core</w:t>
      </w:r>
      <w:proofErr w:type="spellEnd"/>
      <w:r w:rsidRPr="008E542B">
        <w:rPr>
          <w:rFonts w:ascii="Arial" w:eastAsia="Times New Roman" w:hAnsi="Arial" w:cs="Arial"/>
          <w:color w:val="4A4A4A"/>
          <w:sz w:val="20"/>
          <w:szCs w:val="20"/>
          <w:lang w:val="es-MX" w:eastAsia="es-MX"/>
        </w:rPr>
        <w:t xml:space="preserve"> que se repite su uso en nuestra </w:t>
      </w:r>
      <w:proofErr w:type="spellStart"/>
      <w:r w:rsidRPr="008E542B">
        <w:rPr>
          <w:rFonts w:ascii="Arial" w:eastAsia="Times New Roman" w:hAnsi="Arial" w:cs="Arial"/>
          <w:color w:val="4A4A4A"/>
          <w:sz w:val="20"/>
          <w:szCs w:val="20"/>
          <w:lang w:val="es-MX" w:eastAsia="es-MX"/>
        </w:rPr>
        <w:t>app</w:t>
      </w:r>
      <w:proofErr w:type="spellEnd"/>
      <w:r w:rsidRPr="008E542B">
        <w:rPr>
          <w:rFonts w:ascii="Arial" w:eastAsia="Times New Roman" w:hAnsi="Arial" w:cs="Arial"/>
          <w:color w:val="4A4A4A"/>
          <w:sz w:val="20"/>
          <w:szCs w:val="20"/>
          <w:lang w:val="es-MX" w:eastAsia="es-MX"/>
        </w:rPr>
        <w:t xml:space="preserve"> en el </w:t>
      </w:r>
      <w:proofErr w:type="spellStart"/>
      <w:r w:rsidRPr="008E542B">
        <w:rPr>
          <w:rFonts w:ascii="Arial" w:eastAsia="Times New Roman" w:hAnsi="Arial" w:cs="Arial"/>
          <w:color w:val="4A4A4A"/>
          <w:sz w:val="20"/>
          <w:szCs w:val="20"/>
          <w:lang w:val="es-MX" w:eastAsia="es-MX"/>
        </w:rPr>
        <w:t>entry</w:t>
      </w:r>
      <w:proofErr w:type="spellEnd"/>
      <w:r w:rsidRPr="008E542B">
        <w:rPr>
          <w:rFonts w:ascii="Arial" w:eastAsia="Times New Roman" w:hAnsi="Arial" w:cs="Arial"/>
          <w:color w:val="4A4A4A"/>
          <w:sz w:val="20"/>
          <w:szCs w:val="20"/>
          <w:lang w:val="es-MX" w:eastAsia="es-MX"/>
        </w:rPr>
        <w:t xml:space="preserve"> de nuestro </w:t>
      </w: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 para guardarla en cache del navegador y precargarlas.</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Courier New" w:eastAsia="Times New Roman" w:hAnsi="Courier New" w:cs="Courier New"/>
          <w:color w:val="4A4A4A"/>
          <w:sz w:val="20"/>
          <w:szCs w:val="20"/>
          <w:lang w:val="es-MX" w:eastAsia="es-MX"/>
        </w:rPr>
        <w:t>webpack.dll.config.js</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8E542B">
        <w:rPr>
          <w:rFonts w:ascii="Courier New" w:eastAsia="Times New Roman" w:hAnsi="Courier New" w:cs="Courier New"/>
          <w:b/>
          <w:bCs/>
          <w:color w:val="F92672"/>
          <w:sz w:val="20"/>
          <w:szCs w:val="20"/>
          <w:lang w:val="es-MX" w:eastAsia="es-MX"/>
        </w:rPr>
        <w:t>entry</w:t>
      </w:r>
      <w:proofErr w:type="spellEnd"/>
      <w:proofErr w:type="gramEnd"/>
      <w:r w:rsidRPr="008E542B">
        <w:rPr>
          <w:rFonts w:ascii="Courier New" w:eastAsia="Times New Roman" w:hAnsi="Courier New" w:cs="Courier New"/>
          <w:color w:val="FFFFFF"/>
          <w:sz w:val="20"/>
          <w:szCs w:val="20"/>
          <w:lang w:val="es-MX" w:eastAsia="es-MX"/>
        </w:rPr>
        <w:t>: {</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r>
      <w:proofErr w:type="gramStart"/>
      <w:r w:rsidRPr="008E542B">
        <w:rPr>
          <w:rFonts w:ascii="Courier New" w:eastAsia="Times New Roman" w:hAnsi="Courier New" w:cs="Courier New"/>
          <w:color w:val="BF79DB"/>
          <w:sz w:val="20"/>
          <w:szCs w:val="20"/>
          <w:lang w:val="es-MX" w:eastAsia="es-MX"/>
        </w:rPr>
        <w:t>modules</w:t>
      </w:r>
      <w:proofErr w:type="gramEnd"/>
      <w:r w:rsidRPr="008E542B">
        <w:rPr>
          <w:rFonts w:ascii="Courier New" w:eastAsia="Times New Roman" w:hAnsi="Courier New" w:cs="Courier New"/>
          <w:color w:val="FFFFFF"/>
          <w:sz w:val="20"/>
          <w:szCs w:val="20"/>
          <w:lang w:val="es-MX" w:eastAsia="es-MX"/>
        </w:rPr>
        <w:t>: [</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A6E22E"/>
          <w:sz w:val="20"/>
          <w:szCs w:val="20"/>
          <w:lang w:val="es-MX" w:eastAsia="es-MX"/>
        </w:rPr>
        <w:t>"</w:t>
      </w:r>
      <w:proofErr w:type="spellStart"/>
      <w:r w:rsidRPr="008E542B">
        <w:rPr>
          <w:rFonts w:ascii="Courier New" w:eastAsia="Times New Roman" w:hAnsi="Courier New" w:cs="Courier New"/>
          <w:color w:val="A6E22E"/>
          <w:sz w:val="20"/>
          <w:szCs w:val="20"/>
          <w:lang w:val="es-MX" w:eastAsia="es-MX"/>
        </w:rPr>
        <w:t>react</w:t>
      </w:r>
      <w:proofErr w:type="spellEnd"/>
      <w:r w:rsidRPr="008E542B">
        <w:rPr>
          <w:rFonts w:ascii="Courier New" w:eastAsia="Times New Roman" w:hAnsi="Courier New" w:cs="Courier New"/>
          <w:color w:val="A6E22E"/>
          <w:sz w:val="20"/>
          <w:szCs w:val="20"/>
          <w:lang w:val="es-MX" w:eastAsia="es-MX"/>
        </w:rPr>
        <w:t>"</w:t>
      </w:r>
      <w:r w:rsidRPr="008E542B">
        <w:rPr>
          <w:rFonts w:ascii="Courier New" w:eastAsia="Times New Roman" w:hAnsi="Courier New" w:cs="Courier New"/>
          <w:color w:val="FFFFFF"/>
          <w:sz w:val="20"/>
          <w:szCs w:val="20"/>
          <w:lang w:val="es-MX"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A6E22E"/>
          <w:sz w:val="20"/>
          <w:szCs w:val="20"/>
          <w:lang w:val="es-MX" w:eastAsia="es-MX"/>
        </w:rPr>
        <w:t>"</w:t>
      </w:r>
      <w:proofErr w:type="spellStart"/>
      <w:r w:rsidRPr="008E542B">
        <w:rPr>
          <w:rFonts w:ascii="Courier New" w:eastAsia="Times New Roman" w:hAnsi="Courier New" w:cs="Courier New"/>
          <w:color w:val="A6E22E"/>
          <w:sz w:val="20"/>
          <w:szCs w:val="20"/>
          <w:lang w:val="es-MX" w:eastAsia="es-MX"/>
        </w:rPr>
        <w:t>react-dom</w:t>
      </w:r>
      <w:proofErr w:type="spellEnd"/>
      <w:r w:rsidRPr="008E542B">
        <w:rPr>
          <w:rFonts w:ascii="Courier New" w:eastAsia="Times New Roman" w:hAnsi="Courier New" w:cs="Courier New"/>
          <w:color w:val="A6E22E"/>
          <w:sz w:val="20"/>
          <w:szCs w:val="20"/>
          <w:lang w:val="es-MX"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8E542B" w:rsidRPr="008E542B" w:rsidRDefault="008E542B" w:rsidP="00097571">
      <w:pPr>
        <w:numPr>
          <w:ilvl w:val="0"/>
          <w:numId w:val="31"/>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Añadimos </w:t>
      </w:r>
      <w:proofErr w:type="spellStart"/>
      <w:r w:rsidRPr="008E542B">
        <w:rPr>
          <w:rFonts w:ascii="Arial" w:eastAsia="Times New Roman" w:hAnsi="Arial" w:cs="Arial"/>
          <w:color w:val="4A4A4A"/>
          <w:sz w:val="20"/>
          <w:szCs w:val="20"/>
          <w:lang w:val="es-MX" w:eastAsia="es-MX"/>
        </w:rPr>
        <w:t>plugin</w:t>
      </w:r>
      <w:proofErr w:type="spellEnd"/>
      <w:r w:rsidRPr="008E542B">
        <w:rPr>
          <w:rFonts w:ascii="Arial" w:eastAsia="Times New Roman" w:hAnsi="Arial" w:cs="Arial"/>
          <w:color w:val="4A4A4A"/>
          <w:sz w:val="20"/>
          <w:szCs w:val="20"/>
          <w:lang w:val="es-MX" w:eastAsia="es-MX"/>
        </w:rPr>
        <w:t xml:space="preserve"> de DLL en nuestro </w:t>
      </w: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Courier New" w:eastAsia="Times New Roman" w:hAnsi="Courier New" w:cs="Courier New"/>
          <w:color w:val="4A4A4A"/>
          <w:sz w:val="20"/>
          <w:szCs w:val="20"/>
          <w:lang w:val="es-MX" w:eastAsia="es-MX"/>
        </w:rPr>
        <w:t>webpack.dll.config.js</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8E542B">
        <w:rPr>
          <w:rFonts w:ascii="Courier New" w:eastAsia="Times New Roman" w:hAnsi="Courier New" w:cs="Courier New"/>
          <w:color w:val="BF79DB"/>
          <w:sz w:val="20"/>
          <w:szCs w:val="20"/>
          <w:lang w:val="es-MX" w:eastAsia="es-MX"/>
        </w:rPr>
        <w:t>plugins</w:t>
      </w:r>
      <w:proofErr w:type="spellEnd"/>
      <w:proofErr w:type="gramEnd"/>
      <w:r w:rsidRPr="008E542B">
        <w:rPr>
          <w:rFonts w:ascii="Courier New" w:eastAsia="Times New Roman" w:hAnsi="Courier New" w:cs="Courier New"/>
          <w:color w:val="FFFFFF"/>
          <w:sz w:val="20"/>
          <w:szCs w:val="20"/>
          <w:lang w:val="es-MX" w:eastAsia="es-MX"/>
        </w:rPr>
        <w:t>: [</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r>
      <w:proofErr w:type="gramStart"/>
      <w:r w:rsidRPr="008E542B">
        <w:rPr>
          <w:rFonts w:ascii="Courier New" w:eastAsia="Times New Roman" w:hAnsi="Courier New" w:cs="Courier New"/>
          <w:b/>
          <w:bCs/>
          <w:color w:val="F92672"/>
          <w:sz w:val="20"/>
          <w:szCs w:val="20"/>
          <w:lang w:val="en-US" w:eastAsia="es-MX"/>
        </w:rPr>
        <w:t>new</w:t>
      </w:r>
      <w:proofErr w:type="gramEnd"/>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webpack.DLLPlugin</w:t>
      </w:r>
      <w:proofErr w:type="spellEnd"/>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gramStart"/>
      <w:r w:rsidRPr="008E542B">
        <w:rPr>
          <w:rFonts w:ascii="Courier New" w:eastAsia="Times New Roman" w:hAnsi="Courier New" w:cs="Courier New"/>
          <w:color w:val="BF79DB"/>
          <w:sz w:val="20"/>
          <w:szCs w:val="20"/>
          <w:lang w:val="en-US" w:eastAsia="es-MX"/>
        </w:rPr>
        <w:t>name</w:t>
      </w:r>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"[name]"</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gramStart"/>
      <w:r w:rsidRPr="008E542B">
        <w:rPr>
          <w:rFonts w:ascii="Courier New" w:eastAsia="Times New Roman" w:hAnsi="Courier New" w:cs="Courier New"/>
          <w:color w:val="BF79DB"/>
          <w:sz w:val="20"/>
          <w:szCs w:val="20"/>
          <w:lang w:val="en-US" w:eastAsia="es-MX"/>
        </w:rPr>
        <w:t>path</w:t>
      </w:r>
      <w:proofErr w:type="gramEnd"/>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path.join</w:t>
      </w:r>
      <w:proofErr w:type="spellEnd"/>
      <w:r w:rsidRPr="008E542B">
        <w:rPr>
          <w:rFonts w:ascii="Courier New" w:eastAsia="Times New Roman" w:hAnsi="Courier New" w:cs="Courier New"/>
          <w:color w:val="FFFFFF"/>
          <w:sz w:val="20"/>
          <w:szCs w:val="20"/>
          <w:lang w:val="en-US" w:eastAsia="es-MX"/>
        </w:rPr>
        <w:t>(__</w:t>
      </w:r>
      <w:proofErr w:type="spellStart"/>
      <w:r w:rsidRPr="008E542B">
        <w:rPr>
          <w:rFonts w:ascii="Courier New" w:eastAsia="Times New Roman" w:hAnsi="Courier New" w:cs="Courier New"/>
          <w:color w:val="FFFFFF"/>
          <w:sz w:val="20"/>
          <w:szCs w:val="20"/>
          <w:lang w:val="en-US" w:eastAsia="es-MX"/>
        </w:rPr>
        <w:t>dirname</w:t>
      </w:r>
      <w:proofErr w:type="spell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"[name]-</w:t>
      </w:r>
      <w:proofErr w:type="spellStart"/>
      <w:r w:rsidRPr="008E542B">
        <w:rPr>
          <w:rFonts w:ascii="Courier New" w:eastAsia="Times New Roman" w:hAnsi="Courier New" w:cs="Courier New"/>
          <w:color w:val="A6E22E"/>
          <w:sz w:val="20"/>
          <w:szCs w:val="20"/>
          <w:lang w:val="en-US" w:eastAsia="es-MX"/>
        </w:rPr>
        <w:t>manifest.json</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s-MX"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t>]</w:t>
      </w:r>
    </w:p>
    <w:p w:rsidR="008E542B" w:rsidRPr="008E542B" w:rsidRDefault="008E542B" w:rsidP="00097571">
      <w:pPr>
        <w:numPr>
          <w:ilvl w:val="0"/>
          <w:numId w:val="32"/>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Eliminamos </w:t>
      </w:r>
      <w:proofErr w:type="spellStart"/>
      <w:r w:rsidRPr="008E542B">
        <w:rPr>
          <w:rFonts w:ascii="Arial" w:eastAsia="Times New Roman" w:hAnsi="Arial" w:cs="Arial"/>
          <w:color w:val="4A4A4A"/>
          <w:sz w:val="20"/>
          <w:szCs w:val="20"/>
          <w:lang w:val="es-MX" w:eastAsia="es-MX"/>
        </w:rPr>
        <w:t>lineas</w:t>
      </w:r>
      <w:proofErr w:type="spellEnd"/>
      <w:r w:rsidRPr="008E542B">
        <w:rPr>
          <w:rFonts w:ascii="Arial" w:eastAsia="Times New Roman" w:hAnsi="Arial" w:cs="Arial"/>
          <w:color w:val="4A4A4A"/>
          <w:sz w:val="20"/>
          <w:szCs w:val="20"/>
          <w:lang w:val="es-MX" w:eastAsia="es-MX"/>
        </w:rPr>
        <w:t xml:space="preserve"> de código de </w:t>
      </w:r>
      <w:proofErr w:type="spellStart"/>
      <w:r w:rsidRPr="008E542B">
        <w:rPr>
          <w:rFonts w:ascii="Arial" w:eastAsia="Times New Roman" w:hAnsi="Arial" w:cs="Arial"/>
          <w:color w:val="4A4A4A"/>
          <w:sz w:val="20"/>
          <w:szCs w:val="20"/>
          <w:lang w:val="es-MX" w:eastAsia="es-MX"/>
        </w:rPr>
        <w:t>developmente</w:t>
      </w:r>
      <w:proofErr w:type="spellEnd"/>
      <w:r w:rsidRPr="008E542B">
        <w:rPr>
          <w:rFonts w:ascii="Arial" w:eastAsia="Times New Roman" w:hAnsi="Arial" w:cs="Arial"/>
          <w:color w:val="4A4A4A"/>
          <w:sz w:val="20"/>
          <w:szCs w:val="20"/>
          <w:lang w:val="es-MX" w:eastAsia="es-MX"/>
        </w:rPr>
        <w:t xml:space="preserve"> en nuestro </w:t>
      </w: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w:t>
      </w:r>
    </w:p>
    <w:p w:rsidR="008E542B" w:rsidRPr="008E542B" w:rsidRDefault="008E542B" w:rsidP="00097571">
      <w:pPr>
        <w:numPr>
          <w:ilvl w:val="0"/>
          <w:numId w:val="32"/>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Corres el </w:t>
      </w:r>
      <w:proofErr w:type="spellStart"/>
      <w:r w:rsidRPr="008E542B">
        <w:rPr>
          <w:rFonts w:ascii="Arial" w:eastAsia="Times New Roman" w:hAnsi="Arial" w:cs="Arial"/>
          <w:color w:val="4A4A4A"/>
          <w:sz w:val="20"/>
          <w:szCs w:val="20"/>
          <w:lang w:val="es-MX" w:eastAsia="es-MX"/>
        </w:rPr>
        <w:t>dll</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wepack</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config</w:t>
      </w:r>
      <w:proofErr w:type="spellEnd"/>
      <w:r w:rsidRPr="008E542B">
        <w:rPr>
          <w:rFonts w:ascii="Arial" w:eastAsia="Times New Roman" w:hAnsi="Arial" w:cs="Arial"/>
          <w:color w:val="4A4A4A"/>
          <w:sz w:val="20"/>
          <w:szCs w:val="20"/>
          <w:lang w:val="es-MX" w:eastAsia="es-MX"/>
        </w:rPr>
        <w:t xml:space="preserve"> y </w:t>
      </w:r>
      <w:proofErr w:type="spellStart"/>
      <w:r w:rsidRPr="008E542B">
        <w:rPr>
          <w:rFonts w:ascii="Arial" w:eastAsia="Times New Roman" w:hAnsi="Arial" w:cs="Arial"/>
          <w:color w:val="4A4A4A"/>
          <w:sz w:val="20"/>
          <w:szCs w:val="20"/>
          <w:lang w:val="es-MX" w:eastAsia="es-MX"/>
        </w:rPr>
        <w:t>despues</w:t>
      </w:r>
      <w:proofErr w:type="spellEnd"/>
      <w:r w:rsidRPr="008E542B">
        <w:rPr>
          <w:rFonts w:ascii="Arial" w:eastAsia="Times New Roman" w:hAnsi="Arial" w:cs="Arial"/>
          <w:color w:val="4A4A4A"/>
          <w:sz w:val="20"/>
          <w:szCs w:val="20"/>
          <w:lang w:val="es-MX" w:eastAsia="es-MX"/>
        </w:rPr>
        <w:t xml:space="preserve"> corres el otro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config</w:t>
      </w:r>
      <w:proofErr w:type="spellEnd"/>
      <w:r w:rsidRPr="008E542B">
        <w:rPr>
          <w:rFonts w:ascii="Arial" w:eastAsia="Times New Roman" w:hAnsi="Arial" w:cs="Arial"/>
          <w:color w:val="4A4A4A"/>
          <w:sz w:val="20"/>
          <w:szCs w:val="20"/>
          <w:lang w:val="es-MX" w:eastAsia="es-MX"/>
        </w:rPr>
        <w:t xml:space="preserve"> con el script que creaste para </w:t>
      </w:r>
      <w:proofErr w:type="spellStart"/>
      <w:r w:rsidRPr="008E542B">
        <w:rPr>
          <w:rFonts w:ascii="Courier New" w:eastAsia="Times New Roman" w:hAnsi="Courier New" w:cs="Courier New"/>
          <w:color w:val="4A4A4A"/>
          <w:sz w:val="20"/>
          <w:szCs w:val="20"/>
          <w:lang w:val="es-MX" w:eastAsia="es-MX"/>
        </w:rPr>
        <w:t>npm</w:t>
      </w:r>
      <w:proofErr w:type="spellEnd"/>
      <w:r w:rsidRPr="008E542B">
        <w:rPr>
          <w:rFonts w:ascii="Courier New" w:eastAsia="Times New Roman" w:hAnsi="Courier New" w:cs="Courier New"/>
          <w:color w:val="4A4A4A"/>
          <w:sz w:val="20"/>
          <w:szCs w:val="20"/>
          <w:lang w:val="es-MX" w:eastAsia="es-MX"/>
        </w:rPr>
        <w:t xml:space="preserve"> </w:t>
      </w:r>
      <w:proofErr w:type="spellStart"/>
      <w:r w:rsidRPr="008E542B">
        <w:rPr>
          <w:rFonts w:ascii="Courier New" w:eastAsia="Times New Roman" w:hAnsi="Courier New" w:cs="Courier New"/>
          <w:color w:val="4A4A4A"/>
          <w:sz w:val="20"/>
          <w:szCs w:val="20"/>
          <w:lang w:val="es-MX" w:eastAsia="es-MX"/>
        </w:rPr>
        <w:t>run</w:t>
      </w:r>
      <w:proofErr w:type="spellEnd"/>
      <w:r w:rsidRPr="008E542B">
        <w:rPr>
          <w:rFonts w:ascii="Arial" w:eastAsia="Times New Roman" w:hAnsi="Arial" w:cs="Arial"/>
          <w:color w:val="4A4A4A"/>
          <w:sz w:val="20"/>
          <w:szCs w:val="20"/>
          <w:lang w:val="es-MX" w:eastAsia="es-MX"/>
        </w:rPr>
        <w:t xml:space="preserve"> en tu </w:t>
      </w:r>
      <w:proofErr w:type="spellStart"/>
      <w:r w:rsidRPr="008E542B">
        <w:rPr>
          <w:rFonts w:ascii="Arial" w:eastAsia="Times New Roman" w:hAnsi="Arial" w:cs="Arial"/>
          <w:color w:val="4A4A4A"/>
          <w:sz w:val="20"/>
          <w:szCs w:val="20"/>
          <w:lang w:val="es-MX" w:eastAsia="es-MX"/>
        </w:rPr>
        <w:t>package.json</w:t>
      </w:r>
      <w:proofErr w:type="spellEnd"/>
      <w:r w:rsidRPr="008E542B">
        <w:rPr>
          <w:rFonts w:ascii="Arial" w:eastAsia="Times New Roman" w:hAnsi="Arial" w:cs="Arial"/>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8E542B">
        <w:rPr>
          <w:rFonts w:ascii="Courier New" w:eastAsia="Times New Roman" w:hAnsi="Courier New" w:cs="Courier New"/>
          <w:color w:val="4A4A4A"/>
          <w:sz w:val="20"/>
          <w:szCs w:val="20"/>
          <w:lang w:val="en-US" w:eastAsia="es-MX"/>
        </w:rPr>
        <w:t>package.json</w:t>
      </w:r>
      <w:proofErr w:type="spell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 xml:space="preserve">   </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proofErr w:type="gramStart"/>
      <w:r w:rsidRPr="008E542B">
        <w:rPr>
          <w:rFonts w:ascii="Courier New" w:eastAsia="Times New Roman" w:hAnsi="Courier New" w:cs="Courier New"/>
          <w:color w:val="A6E22E"/>
          <w:sz w:val="20"/>
          <w:szCs w:val="20"/>
          <w:lang w:val="en-US" w:eastAsia="es-MX"/>
        </w:rPr>
        <w:t>build:</w:t>
      </w:r>
      <w:proofErr w:type="gramEnd"/>
      <w:r w:rsidRPr="008E542B">
        <w:rPr>
          <w:rFonts w:ascii="Courier New" w:eastAsia="Times New Roman" w:hAnsi="Courier New" w:cs="Courier New"/>
          <w:color w:val="A6E22E"/>
          <w:sz w:val="20"/>
          <w:szCs w:val="20"/>
          <w:lang w:val="en-US" w:eastAsia="es-MX"/>
        </w:rPr>
        <w:t>dll</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webpack</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config</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dll</w:t>
      </w:r>
      <w:proofErr w:type="spellEnd"/>
      <w:r w:rsidRPr="008E542B">
        <w:rPr>
          <w:rFonts w:ascii="Courier New" w:eastAsia="Times New Roman" w:hAnsi="Courier New" w:cs="Courier New"/>
          <w:color w:val="A6E22E"/>
          <w:sz w:val="20"/>
          <w:szCs w:val="20"/>
          <w:lang w:val="en-US" w:eastAsia="es-MX"/>
        </w:rPr>
        <w:t>/webpack.dll.config.js"</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proofErr w:type="gramStart"/>
      <w:r w:rsidRPr="008E542B">
        <w:rPr>
          <w:rFonts w:ascii="Courier New" w:eastAsia="Times New Roman" w:hAnsi="Courier New" w:cs="Courier New"/>
          <w:color w:val="A6E22E"/>
          <w:sz w:val="20"/>
          <w:szCs w:val="20"/>
          <w:lang w:val="en-US" w:eastAsia="es-MX"/>
        </w:rPr>
        <w:t>build:</w:t>
      </w:r>
      <w:proofErr w:type="gramEnd"/>
      <w:r w:rsidRPr="008E542B">
        <w:rPr>
          <w:rFonts w:ascii="Courier New" w:eastAsia="Times New Roman" w:hAnsi="Courier New" w:cs="Courier New"/>
          <w:color w:val="A6E22E"/>
          <w:sz w:val="20"/>
          <w:szCs w:val="20"/>
          <w:lang w:val="en-US" w:eastAsia="es-MX"/>
        </w:rPr>
        <w:t>prevent-duplication-fast</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webpack</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config</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dll</w:t>
      </w:r>
      <w:proofErr w:type="spellEnd"/>
      <w:r w:rsidRPr="008E542B">
        <w:rPr>
          <w:rFonts w:ascii="Courier New" w:eastAsia="Times New Roman" w:hAnsi="Courier New" w:cs="Courier New"/>
          <w:color w:val="A6E22E"/>
          <w:sz w:val="20"/>
          <w:szCs w:val="20"/>
          <w:lang w:val="en-US" w:eastAsia="es-MX"/>
        </w:rPr>
        <w:t>/webpack.config.js"</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n-US" w:eastAsia="es-MX"/>
        </w:rPr>
      </w:pPr>
      <w:proofErr w:type="gramStart"/>
      <w:r w:rsidRPr="008E542B">
        <w:rPr>
          <w:rFonts w:ascii="Courier New" w:eastAsia="Times New Roman" w:hAnsi="Courier New" w:cs="Courier New"/>
          <w:color w:val="4A4A4A"/>
          <w:sz w:val="20"/>
          <w:szCs w:val="20"/>
          <w:lang w:val="en-US" w:eastAsia="es-MX"/>
        </w:rPr>
        <w:t>cli</w:t>
      </w:r>
      <w:proofErr w:type="gram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t xml:space="preserve">$ </w:t>
      </w:r>
      <w:proofErr w:type="spellStart"/>
      <w:proofErr w:type="gramStart"/>
      <w:r w:rsidRPr="008E542B">
        <w:rPr>
          <w:rFonts w:ascii="Courier New" w:eastAsia="Times New Roman" w:hAnsi="Courier New" w:cs="Courier New"/>
          <w:color w:val="FFFFFF"/>
          <w:sz w:val="20"/>
          <w:szCs w:val="20"/>
          <w:lang w:val="en-US" w:eastAsia="es-MX"/>
        </w:rPr>
        <w:t>npm</w:t>
      </w:r>
      <w:proofErr w:type="spellEnd"/>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run</w:t>
      </w:r>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build:dll</w:t>
      </w:r>
      <w:proofErr w:type="spell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t xml:space="preserve">$ </w:t>
      </w:r>
      <w:proofErr w:type="spellStart"/>
      <w:proofErr w:type="gramStart"/>
      <w:r w:rsidRPr="008E542B">
        <w:rPr>
          <w:rFonts w:ascii="Courier New" w:eastAsia="Times New Roman" w:hAnsi="Courier New" w:cs="Courier New"/>
          <w:color w:val="FFFFFF"/>
          <w:sz w:val="20"/>
          <w:szCs w:val="20"/>
          <w:lang w:val="en-US" w:eastAsia="es-MX"/>
        </w:rPr>
        <w:t>npm</w:t>
      </w:r>
      <w:proofErr w:type="spellEnd"/>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run</w:t>
      </w:r>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build:prevent-duplication-fast</w:t>
      </w:r>
      <w:proofErr w:type="spell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097571">
      <w:pPr>
        <w:numPr>
          <w:ilvl w:val="0"/>
          <w:numId w:val="33"/>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Añades el siguiente </w:t>
      </w:r>
      <w:proofErr w:type="spellStart"/>
      <w:r w:rsidRPr="008E542B">
        <w:rPr>
          <w:rFonts w:ascii="Arial" w:eastAsia="Times New Roman" w:hAnsi="Arial" w:cs="Arial"/>
          <w:color w:val="4A4A4A"/>
          <w:sz w:val="20"/>
          <w:szCs w:val="20"/>
          <w:lang w:val="es-MX" w:eastAsia="es-MX"/>
        </w:rPr>
        <w:t>plugin</w:t>
      </w:r>
      <w:proofErr w:type="spellEnd"/>
      <w:r w:rsidRPr="008E542B">
        <w:rPr>
          <w:rFonts w:ascii="Arial" w:eastAsia="Times New Roman" w:hAnsi="Arial" w:cs="Arial"/>
          <w:color w:val="4A4A4A"/>
          <w:sz w:val="20"/>
          <w:szCs w:val="20"/>
          <w:lang w:val="es-MX" w:eastAsia="es-MX"/>
        </w:rPr>
        <w:t xml:space="preserve"> en tu archivo </w:t>
      </w:r>
      <w:r w:rsidRPr="008E542B">
        <w:rPr>
          <w:rFonts w:ascii="Courier New" w:eastAsia="Times New Roman" w:hAnsi="Courier New" w:cs="Courier New"/>
          <w:color w:val="4A4A4A"/>
          <w:sz w:val="20"/>
          <w:szCs w:val="20"/>
          <w:lang w:val="es-MX" w:eastAsia="es-MX"/>
        </w:rPr>
        <w:t>webpack.config.js</w:t>
      </w:r>
      <w:r w:rsidRPr="008E542B">
        <w:rPr>
          <w:rFonts w:ascii="Arial" w:eastAsia="Times New Roman" w:hAnsi="Arial" w:cs="Arial"/>
          <w:color w:val="4A4A4A"/>
          <w:sz w:val="20"/>
          <w:szCs w:val="20"/>
          <w:lang w:val="es-MX" w:eastAsia="es-MX"/>
        </w:rPr>
        <w:t xml:space="preserve">. El </w:t>
      </w:r>
      <w:proofErr w:type="spellStart"/>
      <w:r w:rsidRPr="008E542B">
        <w:rPr>
          <w:rFonts w:ascii="Arial" w:eastAsia="Times New Roman" w:hAnsi="Arial" w:cs="Arial"/>
          <w:color w:val="4A4A4A"/>
          <w:sz w:val="20"/>
          <w:szCs w:val="20"/>
          <w:lang w:val="es-MX" w:eastAsia="es-MX"/>
        </w:rPr>
        <w:t>plugin</w:t>
      </w:r>
      <w:proofErr w:type="spellEnd"/>
      <w:r w:rsidRPr="008E542B">
        <w:rPr>
          <w:rFonts w:ascii="Arial" w:eastAsia="Times New Roman" w:hAnsi="Arial" w:cs="Arial"/>
          <w:color w:val="4A4A4A"/>
          <w:sz w:val="20"/>
          <w:szCs w:val="20"/>
          <w:lang w:val="es-MX" w:eastAsia="es-MX"/>
        </w:rPr>
        <w:t xml:space="preserve"> optimizará tu CSS para producción, no está directamente relacionado con el DLL.</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r>
      <w:proofErr w:type="gramStart"/>
      <w:r w:rsidRPr="008E542B">
        <w:rPr>
          <w:rFonts w:ascii="Courier New" w:eastAsia="Times New Roman" w:hAnsi="Courier New" w:cs="Courier New"/>
          <w:b/>
          <w:bCs/>
          <w:color w:val="F92672"/>
          <w:sz w:val="20"/>
          <w:szCs w:val="20"/>
          <w:lang w:val="en-US" w:eastAsia="es-MX"/>
        </w:rPr>
        <w:t>new</w:t>
      </w:r>
      <w:proofErr w:type="gramEnd"/>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b/>
          <w:bCs/>
          <w:color w:val="F92672"/>
          <w:sz w:val="20"/>
          <w:szCs w:val="20"/>
          <w:lang w:val="en-US" w:eastAsia="es-MX"/>
        </w:rPr>
        <w:t>MiniCssExtractPlugin</w:t>
      </w:r>
      <w:proofErr w:type="spellEnd"/>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gramStart"/>
      <w:r w:rsidRPr="008E542B">
        <w:rPr>
          <w:rFonts w:ascii="Courier New" w:eastAsia="Times New Roman" w:hAnsi="Courier New" w:cs="Courier New"/>
          <w:color w:val="BF79DB"/>
          <w:sz w:val="20"/>
          <w:szCs w:val="20"/>
          <w:lang w:val="en-US" w:eastAsia="es-MX"/>
        </w:rPr>
        <w:t>filename</w:t>
      </w:r>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/[name].</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spellStart"/>
      <w:proofErr w:type="gramStart"/>
      <w:r w:rsidRPr="008E542B">
        <w:rPr>
          <w:rFonts w:ascii="Courier New" w:eastAsia="Times New Roman" w:hAnsi="Courier New" w:cs="Courier New"/>
          <w:color w:val="BF79DB"/>
          <w:sz w:val="20"/>
          <w:szCs w:val="20"/>
          <w:lang w:val="en-US" w:eastAsia="es-MX"/>
        </w:rPr>
        <w:t>chunkFilename</w:t>
      </w:r>
      <w:proofErr w:type="spellEnd"/>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/[id].</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t>})</w:t>
      </w:r>
      <w:r w:rsidRPr="008E542B">
        <w:rPr>
          <w:rFonts w:ascii="Courier New" w:eastAsia="Times New Roman" w:hAnsi="Courier New" w:cs="Courier New"/>
          <w:color w:val="FFFFFF"/>
          <w:sz w:val="20"/>
          <w:szCs w:val="20"/>
          <w:lang w:val="en-US" w:eastAsia="es-MX"/>
        </w:rPr>
        <w:tab/>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8E542B">
        <w:rPr>
          <w:rFonts w:ascii="Arial" w:eastAsia="Times New Roman" w:hAnsi="Arial" w:cs="Arial"/>
          <w:color w:val="4A4A4A"/>
          <w:sz w:val="20"/>
          <w:szCs w:val="20"/>
          <w:lang w:val="en-US" w:eastAsia="es-MX"/>
        </w:rPr>
        <w:t>Notas</w:t>
      </w:r>
      <w:proofErr w:type="spellEnd"/>
      <w:r w:rsidRPr="008E542B">
        <w:rPr>
          <w:rFonts w:ascii="Arial" w:eastAsia="Times New Roman" w:hAnsi="Arial" w:cs="Arial"/>
          <w:color w:val="4A4A4A"/>
          <w:sz w:val="20"/>
          <w:szCs w:val="20"/>
          <w:lang w:val="en-US" w:eastAsia="es-MX"/>
        </w:rPr>
        <w:t>:</w:t>
      </w:r>
    </w:p>
    <w:p w:rsidR="008E542B" w:rsidRPr="008E542B" w:rsidRDefault="008E542B" w:rsidP="00097571">
      <w:pPr>
        <w:numPr>
          <w:ilvl w:val="0"/>
          <w:numId w:val="34"/>
        </w:numPr>
        <w:shd w:val="clear" w:color="auto" w:fill="FFFFFF"/>
        <w:spacing w:before="0" w:after="0" w:line="240" w:lineRule="auto"/>
        <w:ind w:left="0"/>
        <w:rPr>
          <w:rFonts w:ascii="Arial" w:eastAsia="Times New Roman" w:hAnsi="Arial" w:cs="Arial"/>
          <w:color w:val="4A4A4A"/>
          <w:sz w:val="20"/>
          <w:szCs w:val="20"/>
          <w:lang w:val="es-MX" w:eastAsia="es-MX"/>
        </w:rPr>
      </w:pPr>
      <w:proofErr w:type="spellStart"/>
      <w:r w:rsidRPr="008E542B">
        <w:rPr>
          <w:rFonts w:ascii="Arial" w:eastAsia="Times New Roman" w:hAnsi="Arial" w:cs="Arial"/>
          <w:color w:val="4A4A4A"/>
          <w:sz w:val="20"/>
          <w:szCs w:val="20"/>
          <w:lang w:val="es-MX" w:eastAsia="es-MX"/>
        </w:rPr>
        <w:t>library</w:t>
      </w:r>
      <w:proofErr w:type="spellEnd"/>
      <w:r w:rsidRPr="008E542B">
        <w:rPr>
          <w:rFonts w:ascii="Arial" w:eastAsia="Times New Roman" w:hAnsi="Arial" w:cs="Arial"/>
          <w:color w:val="4A4A4A"/>
          <w:sz w:val="20"/>
          <w:szCs w:val="20"/>
          <w:lang w:val="es-MX" w:eastAsia="es-MX"/>
        </w:rPr>
        <w:t xml:space="preserve"> es quien enlaza los </w:t>
      </w:r>
      <w:proofErr w:type="spellStart"/>
      <w:r w:rsidRPr="008E542B">
        <w:rPr>
          <w:rFonts w:ascii="Arial" w:eastAsia="Times New Roman" w:hAnsi="Arial" w:cs="Arial"/>
          <w:color w:val="4A4A4A"/>
          <w:sz w:val="20"/>
          <w:szCs w:val="20"/>
          <w:lang w:val="es-MX" w:eastAsia="es-MX"/>
        </w:rPr>
        <w:t>modulos</w:t>
      </w:r>
      <w:proofErr w:type="spellEnd"/>
      <w:r w:rsidRPr="008E542B">
        <w:rPr>
          <w:rFonts w:ascii="Arial" w:eastAsia="Times New Roman" w:hAnsi="Arial" w:cs="Arial"/>
          <w:color w:val="4A4A4A"/>
          <w:sz w:val="20"/>
          <w:szCs w:val="20"/>
          <w:lang w:val="es-MX" w:eastAsia="es-MX"/>
        </w:rPr>
        <w:t xml:space="preserve"> que creamos al </w:t>
      </w:r>
      <w:proofErr w:type="spellStart"/>
      <w:r w:rsidRPr="008E542B">
        <w:rPr>
          <w:rFonts w:ascii="Arial" w:eastAsia="Times New Roman" w:hAnsi="Arial" w:cs="Arial"/>
          <w:color w:val="4A4A4A"/>
          <w:sz w:val="20"/>
          <w:szCs w:val="20"/>
          <w:lang w:val="es-MX" w:eastAsia="es-MX"/>
        </w:rPr>
        <w:t>codigo</w:t>
      </w:r>
      <w:proofErr w:type="spellEnd"/>
      <w:r w:rsidRPr="008E542B">
        <w:rPr>
          <w:rFonts w:ascii="Arial" w:eastAsia="Times New Roman" w:hAnsi="Arial" w:cs="Arial"/>
          <w:color w:val="4A4A4A"/>
          <w:sz w:val="20"/>
          <w:szCs w:val="20"/>
          <w:lang w:val="es-MX" w:eastAsia="es-MX"/>
        </w:rPr>
        <w:t xml:space="preserve"> que escribimos de la </w:t>
      </w:r>
      <w:proofErr w:type="spellStart"/>
      <w:r w:rsidRPr="008E542B">
        <w:rPr>
          <w:rFonts w:ascii="Arial" w:eastAsia="Times New Roman" w:hAnsi="Arial" w:cs="Arial"/>
          <w:color w:val="4A4A4A"/>
          <w:sz w:val="20"/>
          <w:szCs w:val="20"/>
          <w:lang w:val="es-MX" w:eastAsia="es-MX"/>
        </w:rPr>
        <w:t>app</w:t>
      </w:r>
      <w:proofErr w:type="spellEnd"/>
    </w:p>
    <w:p w:rsidR="008E542B" w:rsidRPr="008E542B" w:rsidRDefault="008E542B" w:rsidP="00097571">
      <w:pPr>
        <w:numPr>
          <w:ilvl w:val="0"/>
          <w:numId w:val="34"/>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Esta clase es </w:t>
      </w:r>
      <w:proofErr w:type="spellStart"/>
      <w:r w:rsidRPr="008E542B">
        <w:rPr>
          <w:rFonts w:ascii="Arial" w:eastAsia="Times New Roman" w:hAnsi="Arial" w:cs="Arial"/>
          <w:color w:val="4A4A4A"/>
          <w:sz w:val="20"/>
          <w:szCs w:val="20"/>
          <w:lang w:val="es-MX" w:eastAsia="es-MX"/>
        </w:rPr>
        <w:t>dificil</w:t>
      </w:r>
      <w:proofErr w:type="spellEnd"/>
      <w:r w:rsidRPr="008E542B">
        <w:rPr>
          <w:rFonts w:ascii="Arial" w:eastAsia="Times New Roman" w:hAnsi="Arial" w:cs="Arial"/>
          <w:color w:val="4A4A4A"/>
          <w:sz w:val="20"/>
          <w:szCs w:val="20"/>
          <w:lang w:val="es-MX" w:eastAsia="es-MX"/>
        </w:rPr>
        <w:t>, practica, genera nuevas configuraciones.</w:t>
      </w: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 xml:space="preserve">No me gusta mucho el recurso de </w:t>
      </w:r>
      <w:proofErr w:type="spellStart"/>
      <w:r w:rsidRPr="00356E83">
        <w:rPr>
          <w:rFonts w:ascii="Arial" w:hAnsi="Arial" w:cs="Arial"/>
          <w:color w:val="4A4A4A"/>
          <w:sz w:val="20"/>
          <w:szCs w:val="20"/>
        </w:rPr>
        <w:t>hardcodear</w:t>
      </w:r>
      <w:proofErr w:type="spellEnd"/>
      <w:r w:rsidRPr="00356E83">
        <w:rPr>
          <w:rFonts w:ascii="Arial" w:hAnsi="Arial" w:cs="Arial"/>
          <w:color w:val="4A4A4A"/>
          <w:sz w:val="20"/>
          <w:szCs w:val="20"/>
        </w:rPr>
        <w:t xml:space="preserve"> los archivos </w:t>
      </w:r>
      <w:proofErr w:type="spellStart"/>
      <w:r w:rsidRPr="00356E83">
        <w:rPr>
          <w:rFonts w:ascii="Arial" w:hAnsi="Arial" w:cs="Arial"/>
          <w:color w:val="4A4A4A"/>
          <w:sz w:val="20"/>
          <w:szCs w:val="20"/>
        </w:rPr>
        <w:t>html</w:t>
      </w:r>
      <w:proofErr w:type="spellEnd"/>
      <w:r w:rsidRPr="00356E83">
        <w:rPr>
          <w:rFonts w:ascii="Arial" w:hAnsi="Arial" w:cs="Arial"/>
          <w:color w:val="4A4A4A"/>
          <w:sz w:val="20"/>
          <w:szCs w:val="20"/>
        </w:rPr>
        <w:t xml:space="preserve"> de nuestra carpeta raíz. Así que me propuse dar como resultado esos archivos en nuestro </w:t>
      </w:r>
      <w:proofErr w:type="spellStart"/>
      <w:r w:rsidRPr="00356E83">
        <w:rPr>
          <w:rFonts w:ascii="Arial" w:hAnsi="Arial" w:cs="Arial"/>
          <w:color w:val="4A4A4A"/>
          <w:sz w:val="20"/>
          <w:szCs w:val="20"/>
        </w:rPr>
        <w:t>bundle</w:t>
      </w:r>
      <w:proofErr w:type="spellEnd"/>
      <w:r w:rsidRPr="00356E83">
        <w:rPr>
          <w:rFonts w:ascii="Arial" w:hAnsi="Arial" w:cs="Arial"/>
          <w:color w:val="4A4A4A"/>
          <w:sz w:val="20"/>
          <w:szCs w:val="20"/>
        </w:rPr>
        <w:t xml:space="preserve"> y que todo quede en automático. Lo logré hacer así</w:t>
      </w:r>
      <w:proofErr w:type="gramStart"/>
      <w:r w:rsidRPr="00356E83">
        <w:rPr>
          <w:rFonts w:ascii="Arial" w:hAnsi="Arial" w:cs="Arial"/>
          <w:color w:val="4A4A4A"/>
          <w:sz w:val="20"/>
          <w:szCs w:val="20"/>
        </w:rPr>
        <w:t>:</w:t>
      </w:r>
      <w:r w:rsidRPr="00356E83">
        <w:rPr>
          <w:rFonts w:ascii="Arial" w:hAnsi="Arial" w:cs="Arial"/>
          <w:color w:val="4A4A4A"/>
          <w:sz w:val="20"/>
          <w:szCs w:val="20"/>
        </w:rPr>
        <w:br/>
        <w:t>.</w:t>
      </w:r>
      <w:proofErr w:type="gramEnd"/>
      <w:r w:rsidRPr="00356E83">
        <w:rPr>
          <w:rFonts w:ascii="Arial" w:hAnsi="Arial" w:cs="Arial"/>
          <w:color w:val="4A4A4A"/>
          <w:sz w:val="20"/>
          <w:szCs w:val="20"/>
        </w:rPr>
        <w:br/>
      </w:r>
      <w:r w:rsidRPr="00356E83">
        <w:rPr>
          <w:rStyle w:val="Textoennegrita"/>
          <w:rFonts w:ascii="Arial" w:eastAsiaTheme="majorEastAsia" w:hAnsi="Arial" w:cs="Arial"/>
          <w:color w:val="4A4A4A"/>
          <w:sz w:val="20"/>
          <w:szCs w:val="20"/>
        </w:rPr>
        <w:t xml:space="preserve">1. Que como output se hagan dos archivos </w:t>
      </w:r>
      <w:proofErr w:type="spellStart"/>
      <w:r w:rsidRPr="00356E83">
        <w:rPr>
          <w:rStyle w:val="Textoennegrita"/>
          <w:rFonts w:ascii="Arial" w:eastAsiaTheme="majorEastAsia" w:hAnsi="Arial" w:cs="Arial"/>
          <w:color w:val="4A4A4A"/>
          <w:sz w:val="20"/>
          <w:szCs w:val="20"/>
        </w:rPr>
        <w:t>html</w:t>
      </w:r>
      <w:proofErr w:type="spellEnd"/>
      <w:r w:rsidRPr="00356E83">
        <w:rPr>
          <w:rStyle w:val="Textoennegrita"/>
          <w:rFonts w:ascii="Arial" w:eastAsiaTheme="majorEastAsia" w:hAnsi="Arial" w:cs="Arial"/>
          <w:color w:val="4A4A4A"/>
          <w:sz w:val="20"/>
          <w:szCs w:val="20"/>
        </w:rPr>
        <w:t xml:space="preserve"> dentro del </w:t>
      </w:r>
      <w:proofErr w:type="spellStart"/>
      <w:r w:rsidRPr="00356E83">
        <w:rPr>
          <w:rStyle w:val="Textoennegrita"/>
          <w:rFonts w:ascii="Arial" w:eastAsiaTheme="majorEastAsia" w:hAnsi="Arial" w:cs="Arial"/>
          <w:color w:val="4A4A4A"/>
          <w:sz w:val="20"/>
          <w:szCs w:val="20"/>
        </w:rPr>
        <w:t>dist</w:t>
      </w:r>
      <w:proofErr w:type="spellEnd"/>
      <w:r w:rsidRPr="00356E83">
        <w:rPr>
          <w:rStyle w:val="Textoennegrita"/>
          <w:rFonts w:ascii="Arial" w:eastAsiaTheme="majorEastAsia" w:hAnsi="Arial" w:cs="Arial"/>
          <w:color w:val="4A4A4A"/>
          <w:sz w:val="20"/>
          <w:szCs w:val="20"/>
        </w:rPr>
        <w:t>: index.html y contact.html.</w:t>
      </w:r>
      <w:r w:rsidRPr="00356E83">
        <w:rPr>
          <w:rFonts w:ascii="Arial" w:hAnsi="Arial" w:cs="Arial"/>
          <w:color w:val="4A4A4A"/>
          <w:sz w:val="20"/>
          <w:szCs w:val="20"/>
        </w:rPr>
        <w:t xml:space="preserve"> Esto se hace declarando el </w:t>
      </w:r>
      <w:proofErr w:type="spellStart"/>
      <w:r w:rsidRPr="00356E83">
        <w:rPr>
          <w:rFonts w:ascii="Arial" w:hAnsi="Arial" w:cs="Arial"/>
          <w:color w:val="4A4A4A"/>
          <w:sz w:val="20"/>
          <w:szCs w:val="20"/>
        </w:rPr>
        <w:t>HtmlWebpackPlugin</w:t>
      </w:r>
      <w:proofErr w:type="spellEnd"/>
      <w:r w:rsidRPr="00356E83">
        <w:rPr>
          <w:rFonts w:ascii="Arial" w:hAnsi="Arial" w:cs="Arial"/>
          <w:color w:val="4A4A4A"/>
          <w:sz w:val="20"/>
          <w:szCs w:val="20"/>
        </w:rPr>
        <w:t xml:space="preserve"> más de una vez.</w:t>
      </w:r>
      <w:r w:rsidRPr="00356E83">
        <w:rPr>
          <w:rFonts w:ascii="Arial" w:hAnsi="Arial" w:cs="Arial"/>
          <w:color w:val="4A4A4A"/>
          <w:sz w:val="20"/>
          <w:szCs w:val="20"/>
        </w:rPr>
        <w:br/>
        <w:t>.</w:t>
      </w:r>
      <w:r w:rsidRPr="00356E83">
        <w:rPr>
          <w:rFonts w:ascii="Arial" w:hAnsi="Arial" w:cs="Arial"/>
          <w:color w:val="4A4A4A"/>
          <w:sz w:val="20"/>
          <w:szCs w:val="20"/>
        </w:rPr>
        <w:br/>
      </w:r>
      <w:r w:rsidRPr="00356E83">
        <w:rPr>
          <w:rStyle w:val="Textoennegrita"/>
          <w:rFonts w:ascii="Arial" w:eastAsiaTheme="majorEastAsia" w:hAnsi="Arial" w:cs="Arial"/>
          <w:color w:val="4A4A4A"/>
          <w:sz w:val="20"/>
          <w:szCs w:val="20"/>
        </w:rPr>
        <w:t xml:space="preserve">2. Que cada uno de esos archivos </w:t>
      </w:r>
      <w:proofErr w:type="spellStart"/>
      <w:r w:rsidRPr="00356E83">
        <w:rPr>
          <w:rStyle w:val="Textoennegrita"/>
          <w:rFonts w:ascii="Arial" w:eastAsiaTheme="majorEastAsia" w:hAnsi="Arial" w:cs="Arial"/>
          <w:color w:val="4A4A4A"/>
          <w:sz w:val="20"/>
          <w:szCs w:val="20"/>
        </w:rPr>
        <w:t>html</w:t>
      </w:r>
      <w:proofErr w:type="spellEnd"/>
      <w:r w:rsidRPr="00356E83">
        <w:rPr>
          <w:rStyle w:val="Textoennegrita"/>
          <w:rFonts w:ascii="Arial" w:eastAsiaTheme="majorEastAsia" w:hAnsi="Arial" w:cs="Arial"/>
          <w:color w:val="4A4A4A"/>
          <w:sz w:val="20"/>
          <w:szCs w:val="20"/>
        </w:rPr>
        <w:t xml:space="preserve"> mande a traer su propio </w:t>
      </w:r>
      <w:proofErr w:type="spellStart"/>
      <w:r w:rsidRPr="00356E83">
        <w:rPr>
          <w:rStyle w:val="Textoennegrita"/>
          <w:rFonts w:ascii="Arial" w:eastAsiaTheme="majorEastAsia" w:hAnsi="Arial" w:cs="Arial"/>
          <w:color w:val="4A4A4A"/>
          <w:sz w:val="20"/>
          <w:szCs w:val="20"/>
        </w:rPr>
        <w:t>js</w:t>
      </w:r>
      <w:proofErr w:type="spellEnd"/>
      <w:r w:rsidRPr="00356E83">
        <w:rPr>
          <w:rStyle w:val="Textoennegrita"/>
          <w:rFonts w:ascii="Arial" w:eastAsiaTheme="majorEastAsia" w:hAnsi="Arial" w:cs="Arial"/>
          <w:color w:val="4A4A4A"/>
          <w:sz w:val="20"/>
          <w:szCs w:val="20"/>
        </w:rPr>
        <w:t xml:space="preserve"> (index.js y contact.js).</w:t>
      </w:r>
      <w:r w:rsidRPr="00356E83">
        <w:rPr>
          <w:rFonts w:ascii="Arial" w:hAnsi="Arial" w:cs="Arial"/>
          <w:color w:val="4A4A4A"/>
          <w:sz w:val="20"/>
          <w:szCs w:val="20"/>
        </w:rPr>
        <w:t> Esto se hace declarando en la propiedad ‘</w:t>
      </w:r>
      <w:proofErr w:type="spellStart"/>
      <w:r w:rsidRPr="00356E83">
        <w:rPr>
          <w:rFonts w:ascii="Arial" w:hAnsi="Arial" w:cs="Arial"/>
          <w:color w:val="4A4A4A"/>
          <w:sz w:val="20"/>
          <w:szCs w:val="20"/>
        </w:rPr>
        <w:t>chunks</w:t>
      </w:r>
      <w:proofErr w:type="spellEnd"/>
      <w:r w:rsidRPr="00356E83">
        <w:rPr>
          <w:rFonts w:ascii="Arial" w:hAnsi="Arial" w:cs="Arial"/>
          <w:color w:val="4A4A4A"/>
          <w:sz w:val="20"/>
          <w:szCs w:val="20"/>
        </w:rPr>
        <w:t xml:space="preserve">’ (de cada uno de los </w:t>
      </w:r>
      <w:proofErr w:type="spellStart"/>
      <w:r w:rsidRPr="00356E83">
        <w:rPr>
          <w:rFonts w:ascii="Arial" w:hAnsi="Arial" w:cs="Arial"/>
          <w:color w:val="4A4A4A"/>
          <w:sz w:val="20"/>
          <w:szCs w:val="20"/>
        </w:rPr>
        <w:t>HtmlWebpackPlugin</w:t>
      </w:r>
      <w:proofErr w:type="spellEnd"/>
      <w:r w:rsidRPr="00356E83">
        <w:rPr>
          <w:rFonts w:ascii="Arial" w:hAnsi="Arial" w:cs="Arial"/>
          <w:color w:val="4A4A4A"/>
          <w:sz w:val="20"/>
          <w:szCs w:val="20"/>
        </w:rPr>
        <w:t xml:space="preserve">) el </w:t>
      </w:r>
      <w:proofErr w:type="spellStart"/>
      <w:r w:rsidRPr="00356E83">
        <w:rPr>
          <w:rFonts w:ascii="Arial" w:hAnsi="Arial" w:cs="Arial"/>
          <w:color w:val="4A4A4A"/>
          <w:sz w:val="20"/>
          <w:szCs w:val="20"/>
        </w:rPr>
        <w:t>chunk</w:t>
      </w:r>
      <w:proofErr w:type="spellEnd"/>
      <w:r w:rsidRPr="00356E83">
        <w:rPr>
          <w:rFonts w:ascii="Arial" w:hAnsi="Arial" w:cs="Arial"/>
          <w:color w:val="4A4A4A"/>
          <w:sz w:val="20"/>
          <w:szCs w:val="20"/>
        </w:rPr>
        <w:t xml:space="preserve"> correspondiente.</w:t>
      </w:r>
      <w:r w:rsidRPr="00356E83">
        <w:rPr>
          <w:rFonts w:ascii="Arial" w:hAnsi="Arial" w:cs="Arial"/>
          <w:color w:val="4A4A4A"/>
          <w:sz w:val="20"/>
          <w:szCs w:val="20"/>
        </w:rPr>
        <w:br/>
        <w:t>.</w:t>
      </w:r>
      <w:r w:rsidRPr="00356E83">
        <w:rPr>
          <w:rFonts w:ascii="Arial" w:hAnsi="Arial" w:cs="Arial"/>
          <w:color w:val="4A4A4A"/>
          <w:sz w:val="20"/>
          <w:szCs w:val="20"/>
        </w:rPr>
        <w:br/>
      </w:r>
      <w:r w:rsidRPr="00356E83">
        <w:rPr>
          <w:rStyle w:val="Textoennegrita"/>
          <w:rFonts w:ascii="Arial" w:eastAsiaTheme="majorEastAsia" w:hAnsi="Arial" w:cs="Arial"/>
          <w:color w:val="4A4A4A"/>
          <w:sz w:val="20"/>
          <w:szCs w:val="20"/>
        </w:rPr>
        <w:t xml:space="preserve">3. Que los dos </w:t>
      </w:r>
      <w:proofErr w:type="spellStart"/>
      <w:r w:rsidRPr="00356E83">
        <w:rPr>
          <w:rStyle w:val="Textoennegrita"/>
          <w:rFonts w:ascii="Arial" w:eastAsiaTheme="majorEastAsia" w:hAnsi="Arial" w:cs="Arial"/>
          <w:color w:val="4A4A4A"/>
          <w:sz w:val="20"/>
          <w:szCs w:val="20"/>
        </w:rPr>
        <w:t>html</w:t>
      </w:r>
      <w:proofErr w:type="spellEnd"/>
      <w:r w:rsidRPr="00356E83">
        <w:rPr>
          <w:rStyle w:val="Textoennegrita"/>
          <w:rFonts w:ascii="Arial" w:eastAsiaTheme="majorEastAsia" w:hAnsi="Arial" w:cs="Arial"/>
          <w:color w:val="4A4A4A"/>
          <w:sz w:val="20"/>
          <w:szCs w:val="20"/>
        </w:rPr>
        <w:t xml:space="preserve"> resultantes manden a traer el modules.js de la carpeta </w:t>
      </w:r>
      <w:proofErr w:type="spellStart"/>
      <w:r w:rsidRPr="00356E83">
        <w:rPr>
          <w:rStyle w:val="Textoennegrita"/>
          <w:rFonts w:ascii="Arial" w:eastAsiaTheme="majorEastAsia" w:hAnsi="Arial" w:cs="Arial"/>
          <w:color w:val="4A4A4A"/>
          <w:sz w:val="20"/>
          <w:szCs w:val="20"/>
        </w:rPr>
        <w:t>dist</w:t>
      </w:r>
      <w:proofErr w:type="spellEnd"/>
      <w:r w:rsidRPr="00356E83">
        <w:rPr>
          <w:rStyle w:val="Textoennegrita"/>
          <w:rFonts w:ascii="Arial" w:eastAsiaTheme="majorEastAsia" w:hAnsi="Arial" w:cs="Arial"/>
          <w:color w:val="4A4A4A"/>
          <w:sz w:val="20"/>
          <w:szCs w:val="20"/>
        </w:rPr>
        <w:t xml:space="preserve"> en automático.</w:t>
      </w:r>
      <w:r w:rsidRPr="00356E83">
        <w:rPr>
          <w:rFonts w:ascii="Arial" w:hAnsi="Arial" w:cs="Arial"/>
          <w:color w:val="4A4A4A"/>
          <w:sz w:val="20"/>
          <w:szCs w:val="20"/>
        </w:rPr>
        <w:t xml:space="preserve"> Esto se puede hacer con el </w:t>
      </w:r>
      <w:proofErr w:type="spellStart"/>
      <w:r w:rsidRPr="00356E83">
        <w:rPr>
          <w:rFonts w:ascii="Arial" w:hAnsi="Arial" w:cs="Arial"/>
          <w:color w:val="4A4A4A"/>
          <w:sz w:val="20"/>
          <w:szCs w:val="20"/>
        </w:rPr>
        <w:t>plugin</w:t>
      </w:r>
      <w:proofErr w:type="spellEnd"/>
      <w:r w:rsidRPr="00356E83">
        <w:rPr>
          <w:rFonts w:ascii="Arial" w:hAnsi="Arial" w:cs="Arial"/>
          <w:color w:val="4A4A4A"/>
          <w:sz w:val="20"/>
          <w:szCs w:val="20"/>
        </w:rPr>
        <w:t> </w:t>
      </w:r>
      <w:proofErr w:type="spellStart"/>
      <w:r w:rsidRPr="00356E83">
        <w:rPr>
          <w:rFonts w:ascii="Arial" w:hAnsi="Arial" w:cs="Arial"/>
          <w:color w:val="4A4A4A"/>
          <w:sz w:val="20"/>
          <w:szCs w:val="20"/>
        </w:rPr>
        <w:fldChar w:fldCharType="begin"/>
      </w:r>
      <w:r w:rsidRPr="00356E83">
        <w:rPr>
          <w:rFonts w:ascii="Arial" w:hAnsi="Arial" w:cs="Arial"/>
          <w:color w:val="4A4A4A"/>
          <w:sz w:val="20"/>
          <w:szCs w:val="20"/>
        </w:rPr>
        <w:instrText xml:space="preserve"> HYPERLINK "https://github.com/SimenB/add-asset-html-webpack-plugin" \t "_blank" </w:instrText>
      </w:r>
      <w:r w:rsidRPr="00356E83">
        <w:rPr>
          <w:rFonts w:ascii="Arial" w:hAnsi="Arial" w:cs="Arial"/>
          <w:color w:val="4A4A4A"/>
          <w:sz w:val="20"/>
          <w:szCs w:val="20"/>
        </w:rPr>
        <w:fldChar w:fldCharType="separate"/>
      </w:r>
      <w:r w:rsidRPr="00356E83">
        <w:rPr>
          <w:rStyle w:val="Hipervnculo"/>
          <w:rFonts w:ascii="Arial" w:eastAsiaTheme="majorEastAsia" w:hAnsi="Arial" w:cs="Arial"/>
          <w:color w:val="0791E6"/>
          <w:sz w:val="20"/>
          <w:szCs w:val="20"/>
        </w:rPr>
        <w:t>AddAssetHtmlPlugin</w:t>
      </w:r>
      <w:proofErr w:type="spellEnd"/>
      <w:r w:rsidRPr="00356E83">
        <w:rPr>
          <w:rFonts w:ascii="Arial" w:hAnsi="Arial" w:cs="Arial"/>
          <w:color w:val="4A4A4A"/>
          <w:sz w:val="20"/>
          <w:szCs w:val="20"/>
        </w:rPr>
        <w:fldChar w:fldCharType="end"/>
      </w:r>
      <w:r w:rsidRPr="00356E83">
        <w:rPr>
          <w:rFonts w:ascii="Arial" w:hAnsi="Arial" w:cs="Arial"/>
          <w:color w:val="4A4A4A"/>
          <w:sz w:val="20"/>
          <w:szCs w:val="20"/>
        </w:rPr>
        <w:t xml:space="preserve">. Se tiene que instalar a través de </w:t>
      </w:r>
      <w:proofErr w:type="spellStart"/>
      <w:r w:rsidRPr="00356E83">
        <w:rPr>
          <w:rFonts w:ascii="Arial" w:hAnsi="Arial" w:cs="Arial"/>
          <w:color w:val="4A4A4A"/>
          <w:sz w:val="20"/>
          <w:szCs w:val="20"/>
        </w:rPr>
        <w:t>npm</w:t>
      </w:r>
      <w:proofErr w:type="spellEnd"/>
      <w:r w:rsidRPr="00356E83">
        <w:rPr>
          <w:rFonts w:ascii="Arial" w:hAnsi="Arial" w:cs="Arial"/>
          <w:color w:val="4A4A4A"/>
          <w:sz w:val="20"/>
          <w:szCs w:val="20"/>
        </w:rPr>
        <w:t xml:space="preserve"> (las instrucciones vienen en el enlace).</w:t>
      </w:r>
      <w:r w:rsidRPr="00356E83">
        <w:rPr>
          <w:rFonts w:ascii="Arial" w:hAnsi="Arial" w:cs="Arial"/>
          <w:color w:val="4A4A4A"/>
          <w:sz w:val="20"/>
          <w:szCs w:val="20"/>
        </w:rPr>
        <w:br/>
        <w:t>.</w:t>
      </w:r>
      <w:r w:rsidRPr="00356E83">
        <w:rPr>
          <w:rFonts w:ascii="Arial" w:hAnsi="Arial" w:cs="Arial"/>
          <w:color w:val="4A4A4A"/>
          <w:sz w:val="20"/>
          <w:szCs w:val="20"/>
        </w:rPr>
        <w:br/>
        <w:t>Ésta es la parte modificada del código (webpack.config.js):</w:t>
      </w:r>
    </w:p>
    <w:p w:rsidR="00356E83" w:rsidRPr="00356E83" w:rsidRDefault="00356E83" w:rsidP="00356E83">
      <w:pPr>
        <w:pStyle w:val="HTMLconformatoprevio"/>
        <w:shd w:val="clear" w:color="auto" w:fill="333333"/>
        <w:rPr>
          <w:rStyle w:val="CdigoHTML"/>
          <w:color w:val="FFFFFF"/>
          <w:sz w:val="20"/>
          <w:lang w:val="en-US"/>
        </w:rPr>
      </w:pPr>
      <w:proofErr w:type="gramStart"/>
      <w:r w:rsidRPr="00356E83">
        <w:rPr>
          <w:rStyle w:val="hljs-attribute"/>
          <w:color w:val="BF79DB"/>
          <w:sz w:val="20"/>
          <w:lang w:val="en-US"/>
        </w:rPr>
        <w:t>plugins</w:t>
      </w:r>
      <w:proofErr w:type="gramEnd"/>
      <w:r w:rsidRPr="00356E83">
        <w:rPr>
          <w:rStyle w:val="CdigoHTML"/>
          <w:color w:val="FFFFFF"/>
          <w:sz w:val="20"/>
          <w:lang w:val="en-US"/>
        </w:rPr>
        <w:t>: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MiniCSSExtractPlugin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filename</w:t>
      </w:r>
      <w:proofErr w:type="gramEnd"/>
      <w:r w:rsidRPr="00356E83">
        <w:rPr>
          <w:rStyle w:val="CdigoHTML"/>
          <w:color w:val="FFFFFF"/>
          <w:sz w:val="20"/>
          <w:lang w:val="en-US"/>
        </w:rPr>
        <w:t xml:space="preserve">: </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/[name].</w:t>
      </w:r>
      <w:proofErr w:type="spellStart"/>
      <w:r w:rsidRPr="00356E83">
        <w:rPr>
          <w:rStyle w:val="hljs-string"/>
          <w:color w:val="A6E22E"/>
          <w:sz w:val="20"/>
          <w:lang w:val="en-US"/>
        </w:rPr>
        <w:t>css</w:t>
      </w:r>
      <w:proofErr w:type="spellEnd"/>
      <w:r w:rsidRPr="00356E83">
        <w:rPr>
          <w:rStyle w:val="hljs-string"/>
          <w:color w:val="A6E22E"/>
          <w:sz w:val="20"/>
          <w:lang w:val="en-US"/>
        </w:rPr>
        <w: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spellStart"/>
      <w:proofErr w:type="gramStart"/>
      <w:r w:rsidRPr="00356E83">
        <w:rPr>
          <w:rStyle w:val="hljs-attribute"/>
          <w:color w:val="BF79DB"/>
          <w:sz w:val="20"/>
          <w:lang w:val="en-US"/>
        </w:rPr>
        <w:t>chunkFilename</w:t>
      </w:r>
      <w:proofErr w:type="spellEnd"/>
      <w:proofErr w:type="gramEnd"/>
      <w:r w:rsidRPr="00356E83">
        <w:rPr>
          <w:rStyle w:val="CdigoHTML"/>
          <w:color w:val="FFFFFF"/>
          <w:sz w:val="20"/>
          <w:lang w:val="en-US"/>
        </w:rPr>
        <w:t xml:space="preserve">: </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/[id].</w:t>
      </w:r>
      <w:proofErr w:type="spellStart"/>
      <w:r w:rsidRPr="00356E83">
        <w:rPr>
          <w:rStyle w:val="hljs-string"/>
          <w:color w:val="A6E22E"/>
          <w:sz w:val="20"/>
          <w:lang w:val="en-US"/>
        </w:rPr>
        <w:t>css</w:t>
      </w:r>
      <w:proofErr w:type="spellEnd"/>
      <w:r w:rsidRPr="00356E83">
        <w:rPr>
          <w:rStyle w:val="hljs-string"/>
          <w:color w:val="A6E22E"/>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HtmlWebpackPlugin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title</w:t>
      </w:r>
      <w:proofErr w:type="gramEnd"/>
      <w:r w:rsidRPr="00356E83">
        <w:rPr>
          <w:rStyle w:val="CdigoHTML"/>
          <w:color w:val="FFFFFF"/>
          <w:sz w:val="20"/>
          <w:lang w:val="en-US"/>
        </w:rPr>
        <w:t xml:space="preserve">: </w:t>
      </w:r>
      <w:r w:rsidRPr="00356E83">
        <w:rPr>
          <w:rStyle w:val="hljs-string"/>
          <w:color w:val="A6E22E"/>
          <w:sz w:val="20"/>
          <w:lang w:val="en-US"/>
        </w:rPr>
        <w:t>'index'</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template</w:t>
      </w:r>
      <w:proofErr w:type="gramEnd"/>
      <w:r w:rsidRPr="00356E83">
        <w:rPr>
          <w:rStyle w:val="CdigoHTML"/>
          <w:color w:val="FFFFFF"/>
          <w:sz w:val="20"/>
          <w:lang w:val="en-US"/>
        </w:rPr>
        <w:t xml:space="preserve">: </w:t>
      </w:r>
      <w:proofErr w:type="spellStart"/>
      <w:r w:rsidRPr="00356E83">
        <w:rPr>
          <w:rStyle w:val="CdigoHTML"/>
          <w:color w:val="FFFFFF"/>
          <w:sz w:val="20"/>
          <w:lang w:val="en-US"/>
        </w:rPr>
        <w:t>path.resolve</w:t>
      </w:r>
      <w:proofErr w:type="spellEnd"/>
      <w:r w:rsidRPr="00356E83">
        <w:rPr>
          <w:rStyle w:val="CdigoHTML"/>
          <w:color w:val="FFFFFF"/>
          <w:sz w:val="20"/>
          <w:lang w:val="en-US"/>
        </w:rPr>
        <w:t>(__</w:t>
      </w:r>
      <w:proofErr w:type="spellStart"/>
      <w:r w:rsidRPr="00356E83">
        <w:rPr>
          <w:rStyle w:val="CdigoHTML"/>
          <w:color w:val="FFFFFF"/>
          <w:sz w:val="20"/>
          <w:lang w:val="en-US"/>
        </w:rPr>
        <w:t>dirname</w:t>
      </w:r>
      <w:proofErr w:type="spellEnd"/>
      <w:r w:rsidRPr="00356E83">
        <w:rPr>
          <w:rStyle w:val="CdigoHTML"/>
          <w:color w:val="FFFFFF"/>
          <w:sz w:val="20"/>
          <w:lang w:val="en-US"/>
        </w:rPr>
        <w:t xml:space="preserve">, </w:t>
      </w:r>
      <w:r w:rsidRPr="00356E83">
        <w:rPr>
          <w:rStyle w:val="hljs-string"/>
          <w:color w:val="A6E22E"/>
          <w:sz w:val="20"/>
          <w:lang w:val="en-US"/>
        </w:rPr>
        <w:t>'index.html'</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chunks</w:t>
      </w:r>
      <w:proofErr w:type="gramEnd"/>
      <w:r w:rsidRPr="00356E83">
        <w:rPr>
          <w:rStyle w:val="CdigoHTML"/>
          <w:color w:val="FFFFFF"/>
          <w:sz w:val="20"/>
          <w:lang w:val="en-US"/>
        </w:rPr>
        <w:t>: [</w:t>
      </w:r>
      <w:r w:rsidRPr="00356E83">
        <w:rPr>
          <w:rStyle w:val="hljs-string"/>
          <w:color w:val="A6E22E"/>
          <w:sz w:val="20"/>
          <w:lang w:val="en-US"/>
        </w:rPr>
        <w:t>'home'</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HtmlWebpackPlugin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title</w:t>
      </w:r>
      <w:proofErr w:type="gramEnd"/>
      <w:r w:rsidRPr="00356E83">
        <w:rPr>
          <w:rStyle w:val="CdigoHTML"/>
          <w:color w:val="FFFFFF"/>
          <w:sz w:val="20"/>
          <w:lang w:val="en-US"/>
        </w:rPr>
        <w:t xml:space="preserve">: </w:t>
      </w:r>
      <w:r w:rsidRPr="00356E83">
        <w:rPr>
          <w:rStyle w:val="hljs-string"/>
          <w:color w:val="A6E22E"/>
          <w:sz w:val="20"/>
          <w:lang w:val="en-US"/>
        </w:rPr>
        <w:t>'contact'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filename</w:t>
      </w:r>
      <w:proofErr w:type="gramEnd"/>
      <w:r w:rsidRPr="00356E83">
        <w:rPr>
          <w:rStyle w:val="CdigoHTML"/>
          <w:color w:val="FFFFFF"/>
          <w:sz w:val="20"/>
          <w:lang w:val="en-US"/>
        </w:rPr>
        <w:t xml:space="preserve">: </w:t>
      </w:r>
      <w:r w:rsidRPr="00356E83">
        <w:rPr>
          <w:rStyle w:val="hljs-string"/>
          <w:color w:val="A6E22E"/>
          <w:sz w:val="20"/>
          <w:lang w:val="en-US"/>
        </w:rPr>
        <w:t>'contact.html'</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template</w:t>
      </w:r>
      <w:proofErr w:type="gramEnd"/>
      <w:r w:rsidRPr="00356E83">
        <w:rPr>
          <w:rStyle w:val="CdigoHTML"/>
          <w:color w:val="FFFFFF"/>
          <w:sz w:val="20"/>
          <w:lang w:val="en-US"/>
        </w:rPr>
        <w:t xml:space="preserve">: </w:t>
      </w:r>
      <w:proofErr w:type="spellStart"/>
      <w:r w:rsidRPr="00356E83">
        <w:rPr>
          <w:rStyle w:val="CdigoHTML"/>
          <w:color w:val="FFFFFF"/>
          <w:sz w:val="20"/>
          <w:lang w:val="en-US"/>
        </w:rPr>
        <w:t>path.resolve</w:t>
      </w:r>
      <w:proofErr w:type="spellEnd"/>
      <w:r w:rsidRPr="00356E83">
        <w:rPr>
          <w:rStyle w:val="CdigoHTML"/>
          <w:color w:val="FFFFFF"/>
          <w:sz w:val="20"/>
          <w:lang w:val="en-US"/>
        </w:rPr>
        <w:t>(__</w:t>
      </w:r>
      <w:proofErr w:type="spellStart"/>
      <w:r w:rsidRPr="00356E83">
        <w:rPr>
          <w:rStyle w:val="CdigoHTML"/>
          <w:color w:val="FFFFFF"/>
          <w:sz w:val="20"/>
          <w:lang w:val="en-US"/>
        </w:rPr>
        <w:t>dirname</w:t>
      </w:r>
      <w:proofErr w:type="spellEnd"/>
      <w:r w:rsidRPr="00356E83">
        <w:rPr>
          <w:rStyle w:val="CdigoHTML"/>
          <w:color w:val="FFFFFF"/>
          <w:sz w:val="20"/>
          <w:lang w:val="en-US"/>
        </w:rPr>
        <w:t xml:space="preserve">, </w:t>
      </w:r>
      <w:r w:rsidRPr="00356E83">
        <w:rPr>
          <w:rStyle w:val="hljs-string"/>
          <w:color w:val="A6E22E"/>
          <w:sz w:val="20"/>
          <w:lang w:val="en-US"/>
        </w:rPr>
        <w:t>'contact.html'</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chunks</w:t>
      </w:r>
      <w:proofErr w:type="gramEnd"/>
      <w:r w:rsidRPr="00356E83">
        <w:rPr>
          <w:rStyle w:val="CdigoHTML"/>
          <w:color w:val="FFFFFF"/>
          <w:sz w:val="20"/>
          <w:lang w:val="en-US"/>
        </w:rPr>
        <w:t>: [</w:t>
      </w:r>
      <w:r w:rsidRPr="00356E83">
        <w:rPr>
          <w:rStyle w:val="hljs-string"/>
          <w:color w:val="A6E22E"/>
          <w:sz w:val="20"/>
          <w:lang w:val="en-US"/>
        </w:rPr>
        <w:t>'contact'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AddAssetHtmlPlugin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spellStart"/>
      <w:proofErr w:type="gramStart"/>
      <w:r w:rsidRPr="00356E83">
        <w:rPr>
          <w:rStyle w:val="hljs-attribute"/>
          <w:color w:val="BF79DB"/>
          <w:sz w:val="20"/>
          <w:lang w:val="en-US"/>
        </w:rPr>
        <w:t>filepath</w:t>
      </w:r>
      <w:proofErr w:type="spellEnd"/>
      <w:proofErr w:type="gramEnd"/>
      <w:r w:rsidRPr="00356E83">
        <w:rPr>
          <w:rStyle w:val="CdigoHTML"/>
          <w:color w:val="FFFFFF"/>
          <w:sz w:val="20"/>
          <w:lang w:val="en-US"/>
        </w:rPr>
        <w:t xml:space="preserve">: </w:t>
      </w:r>
      <w:proofErr w:type="spellStart"/>
      <w:r w:rsidRPr="00356E83">
        <w:rPr>
          <w:rStyle w:val="hljs-builtin"/>
          <w:color w:val="A6E22E"/>
          <w:sz w:val="20"/>
          <w:lang w:val="en-US"/>
        </w:rPr>
        <w:t>require</w:t>
      </w:r>
      <w:r w:rsidRPr="00356E83">
        <w:rPr>
          <w:rStyle w:val="CdigoHTML"/>
          <w:color w:val="FFFFFF"/>
          <w:sz w:val="20"/>
          <w:lang w:val="en-US"/>
        </w:rPr>
        <w:t>.resolve</w:t>
      </w:r>
      <w:proofErr w:type="spellEnd"/>
      <w:r w:rsidRPr="00356E83">
        <w:rPr>
          <w:rStyle w:val="CdigoHTML"/>
          <w:color w:val="FFFFFF"/>
          <w:sz w:val="20"/>
          <w:lang w:val="en-US"/>
        </w:rPr>
        <w:t>(</w:t>
      </w:r>
      <w:r w:rsidRPr="00356E83">
        <w:rPr>
          <w:rStyle w:val="hljs-string"/>
          <w:color w:val="A6E22E"/>
          <w:sz w:val="20"/>
          <w:lang w:val="en-US"/>
        </w:rPr>
        <w:t>'./</w:t>
      </w:r>
      <w:proofErr w:type="spellStart"/>
      <w:r w:rsidRPr="00356E83">
        <w:rPr>
          <w:rStyle w:val="hljs-string"/>
          <w:color w:val="A6E22E"/>
          <w:sz w:val="20"/>
          <w:lang w:val="en-US"/>
        </w:rPr>
        <w:t>dist</w:t>
      </w:r>
      <w:proofErr w:type="spellEnd"/>
      <w:r w:rsidRPr="00356E83">
        <w:rPr>
          <w:rStyle w:val="hljs-string"/>
          <w:color w:val="A6E22E"/>
          <w:sz w:val="20"/>
          <w:lang w:val="en-US"/>
        </w:rPr>
        <w:t>/</w:t>
      </w:r>
      <w:proofErr w:type="spellStart"/>
      <w:r w:rsidRPr="00356E83">
        <w:rPr>
          <w:rStyle w:val="hljs-string"/>
          <w:color w:val="A6E22E"/>
          <w:sz w:val="20"/>
          <w:lang w:val="en-US"/>
        </w:rPr>
        <w:t>js</w:t>
      </w:r>
      <w:proofErr w:type="spellEnd"/>
      <w:r w:rsidRPr="00356E83">
        <w:rPr>
          <w:rStyle w:val="hljs-string"/>
          <w:color w:val="A6E22E"/>
          <w:sz w:val="20"/>
          <w:lang w:val="en-US"/>
        </w:rPr>
        <w:t>/modules.js'</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webpack.DllReferencePlugin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manifest</w:t>
      </w:r>
      <w:proofErr w:type="gramEnd"/>
      <w:r w:rsidRPr="00356E83">
        <w:rPr>
          <w:rStyle w:val="CdigoHTML"/>
          <w:color w:val="FFFFFF"/>
          <w:sz w:val="20"/>
          <w:lang w:val="en-US"/>
        </w:rPr>
        <w:t xml:space="preserve">: </w:t>
      </w:r>
      <w:r w:rsidRPr="00356E83">
        <w:rPr>
          <w:rStyle w:val="hljs-builtin"/>
          <w:color w:val="A6E22E"/>
          <w:sz w:val="20"/>
          <w:lang w:val="en-US"/>
        </w:rPr>
        <w:t>require</w:t>
      </w:r>
      <w:r w:rsidRPr="00356E83">
        <w:rPr>
          <w:rStyle w:val="CdigoHTML"/>
          <w:color w:val="FFFFFF"/>
          <w:sz w:val="20"/>
          <w:lang w:val="en-US"/>
        </w:rPr>
        <w:t>(</w:t>
      </w:r>
      <w:r w:rsidRPr="00356E83">
        <w:rPr>
          <w:rStyle w:val="hljs-string"/>
          <w:color w:val="A6E22E"/>
          <w:sz w:val="20"/>
          <w:lang w:val="en-US"/>
        </w:rPr>
        <w:t>'./modules-</w:t>
      </w:r>
      <w:proofErr w:type="spellStart"/>
      <w:r w:rsidRPr="00356E83">
        <w:rPr>
          <w:rStyle w:val="hljs-string"/>
          <w:color w:val="A6E22E"/>
          <w:sz w:val="20"/>
          <w:lang w:val="en-US"/>
        </w:rPr>
        <w:t>manifest.json</w:t>
      </w:r>
      <w:proofErr w:type="spellEnd"/>
      <w:r w:rsidRPr="00356E83">
        <w:rPr>
          <w:rStyle w:val="hljs-string"/>
          <w:color w:val="A6E22E"/>
          <w:sz w:val="20"/>
          <w:lang w:val="en-US"/>
        </w:rPr>
        <w: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rPr>
      </w:pPr>
      <w:r w:rsidRPr="00356E83">
        <w:rPr>
          <w:rStyle w:val="CdigoHTML"/>
          <w:color w:val="FFFFFF"/>
          <w:sz w:val="20"/>
          <w:lang w:val="en-US"/>
        </w:rPr>
        <w:t xml:space="preserve">    </w:t>
      </w:r>
      <w:r w:rsidRPr="00356E83">
        <w:rPr>
          <w:rStyle w:val="CdigoHTML"/>
          <w:color w:val="FFFFFF"/>
          <w:sz w:val="20"/>
        </w:rPr>
        <w:t>})</w:t>
      </w:r>
    </w:p>
    <w:p w:rsidR="00356E83" w:rsidRPr="00356E83" w:rsidRDefault="00356E83" w:rsidP="00356E83">
      <w:pPr>
        <w:pStyle w:val="HTMLconformatoprevio"/>
        <w:shd w:val="clear" w:color="auto" w:fill="333333"/>
        <w:rPr>
          <w:rStyle w:val="CdigoHTML"/>
          <w:color w:val="FFFFFF"/>
          <w:sz w:val="20"/>
        </w:rPr>
      </w:pPr>
      <w:r w:rsidRPr="00356E83">
        <w:rPr>
          <w:rStyle w:val="CdigoHTML"/>
          <w:color w:val="FFFFFF"/>
          <w:sz w:val="20"/>
        </w:rPr>
        <w:t xml:space="preserve">  ]</w:t>
      </w: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w:t>
      </w:r>
      <w:r w:rsidRPr="00356E83">
        <w:rPr>
          <w:rFonts w:ascii="Arial" w:hAnsi="Arial" w:cs="Arial"/>
          <w:color w:val="4A4A4A"/>
          <w:sz w:val="20"/>
          <w:szCs w:val="20"/>
        </w:rPr>
        <w:br/>
        <w:t xml:space="preserve">Lo cual, da como resultado index.html dentro de </w:t>
      </w:r>
      <w:proofErr w:type="spellStart"/>
      <w:r w:rsidRPr="00356E83">
        <w:rPr>
          <w:rFonts w:ascii="Arial" w:hAnsi="Arial" w:cs="Arial"/>
          <w:color w:val="4A4A4A"/>
          <w:sz w:val="20"/>
          <w:szCs w:val="20"/>
        </w:rPr>
        <w:t>dist</w:t>
      </w:r>
      <w:proofErr w:type="spellEnd"/>
      <w:r w:rsidRPr="00356E83">
        <w:rPr>
          <w:rFonts w:ascii="Arial" w:hAnsi="Arial" w:cs="Arial"/>
          <w:color w:val="4A4A4A"/>
          <w:sz w:val="20"/>
          <w:szCs w:val="20"/>
        </w:rPr>
        <w:t>:</w:t>
      </w:r>
    </w:p>
    <w:p w:rsidR="00356E83" w:rsidRPr="00356E83" w:rsidRDefault="00356E83" w:rsidP="00356E83">
      <w:pPr>
        <w:pStyle w:val="HTMLconformatoprevio"/>
        <w:shd w:val="clear" w:color="auto" w:fill="333333"/>
        <w:rPr>
          <w:rStyle w:val="CdigoHTML"/>
          <w:color w:val="FFFFFF"/>
          <w:sz w:val="20"/>
          <w:lang w:val="en-US"/>
        </w:rPr>
      </w:pPr>
      <w:proofErr w:type="gramStart"/>
      <w:r w:rsidRPr="00356E83">
        <w:rPr>
          <w:rStyle w:val="hljs-meta"/>
          <w:color w:val="75715E"/>
          <w:sz w:val="20"/>
          <w:lang w:val="en-US"/>
        </w:rPr>
        <w:t>&lt;!DOCTYPE</w:t>
      </w:r>
      <w:proofErr w:type="gramEnd"/>
      <w:r w:rsidRPr="00356E83">
        <w:rPr>
          <w:rStyle w:val="hljs-meta"/>
          <w:color w:val="75715E"/>
          <w:sz w:val="20"/>
          <w:lang w:val="en-US"/>
        </w:rPr>
        <w:t xml:space="preserve"> html&gt;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html</w:t>
      </w:r>
      <w:r w:rsidRPr="00356E83">
        <w:rPr>
          <w:rStyle w:val="hljs-tag"/>
          <w:color w:val="F92672"/>
          <w:sz w:val="20"/>
          <w:lang w:val="en-US"/>
        </w:rPr>
        <w:t xml:space="preserve"> </w:t>
      </w:r>
      <w:proofErr w:type="spellStart"/>
      <w:proofErr w:type="gramStart"/>
      <w:r w:rsidRPr="00356E83">
        <w:rPr>
          <w:rStyle w:val="hljs-attr"/>
          <w:color w:val="F92672"/>
          <w:sz w:val="20"/>
          <w:lang w:val="en-US"/>
        </w:rPr>
        <w:t>lang</w:t>
      </w:r>
      <w:proofErr w:type="spellEnd"/>
      <w:proofErr w:type="gramEnd"/>
      <w:r w:rsidRPr="00356E83">
        <w:rPr>
          <w:rStyle w:val="hljs-tag"/>
          <w:color w:val="F92672"/>
          <w:sz w:val="20"/>
          <w:lang w:val="en-US"/>
        </w:rPr>
        <w:t>=</w:t>
      </w:r>
      <w:r w:rsidRPr="00356E83">
        <w:rPr>
          <w:rStyle w:val="hljs-string"/>
          <w:color w:val="A6E22E"/>
          <w:sz w:val="20"/>
          <w:lang w:val="en-US"/>
        </w:rPr>
        <w:t>"en"</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head</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charset</w:t>
      </w:r>
      <w:r w:rsidRPr="00356E83">
        <w:rPr>
          <w:rStyle w:val="hljs-tag"/>
          <w:color w:val="F92672"/>
          <w:sz w:val="20"/>
          <w:lang w:val="en-US"/>
        </w:rPr>
        <w:t>=</w:t>
      </w:r>
      <w:r w:rsidRPr="00356E83">
        <w:rPr>
          <w:rStyle w:val="hljs-string"/>
          <w:color w:val="A6E22E"/>
          <w:sz w:val="20"/>
          <w:lang w:val="en-US"/>
        </w:rPr>
        <w:t>"UTF-8"</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lastRenderedPageBreak/>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name</w:t>
      </w:r>
      <w:r w:rsidRPr="00356E83">
        <w:rPr>
          <w:rStyle w:val="hljs-tag"/>
          <w:color w:val="F92672"/>
          <w:sz w:val="20"/>
          <w:lang w:val="en-US"/>
        </w:rPr>
        <w:t>=</w:t>
      </w:r>
      <w:r w:rsidRPr="00356E83">
        <w:rPr>
          <w:rStyle w:val="hljs-string"/>
          <w:color w:val="A6E22E"/>
          <w:sz w:val="20"/>
          <w:lang w:val="en-US"/>
        </w:rPr>
        <w:t>"viewport"</w:t>
      </w:r>
      <w:r w:rsidRPr="00356E83">
        <w:rPr>
          <w:rStyle w:val="hljs-tag"/>
          <w:color w:val="F92672"/>
          <w:sz w:val="20"/>
          <w:lang w:val="en-US"/>
        </w:rPr>
        <w:t xml:space="preserve"> </w:t>
      </w:r>
      <w:r w:rsidRPr="00356E83">
        <w:rPr>
          <w:rStyle w:val="hljs-attr"/>
          <w:color w:val="F92672"/>
          <w:sz w:val="20"/>
          <w:lang w:val="en-US"/>
        </w:rPr>
        <w:t>content</w:t>
      </w:r>
      <w:r w:rsidRPr="00356E83">
        <w:rPr>
          <w:rStyle w:val="hljs-tag"/>
          <w:color w:val="F92672"/>
          <w:sz w:val="20"/>
          <w:lang w:val="en-US"/>
        </w:rPr>
        <w:t>=</w:t>
      </w:r>
      <w:r w:rsidRPr="00356E83">
        <w:rPr>
          <w:rStyle w:val="hljs-string"/>
          <w:color w:val="A6E22E"/>
          <w:sz w:val="20"/>
          <w:lang w:val="en-US"/>
        </w:rPr>
        <w:t>"width=device-width, initial-scale=1.0"</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title</w:t>
      </w:r>
      <w:r w:rsidRPr="00356E83">
        <w:rPr>
          <w:rStyle w:val="hljs-tag"/>
          <w:color w:val="F92672"/>
          <w:sz w:val="20"/>
          <w:lang w:val="en-US"/>
        </w:rPr>
        <w:t>&gt;</w:t>
      </w:r>
      <w:proofErr w:type="gramEnd"/>
      <w:r w:rsidRPr="00356E83">
        <w:rPr>
          <w:rStyle w:val="CdigoHTML"/>
          <w:color w:val="FFFFFF"/>
          <w:sz w:val="20"/>
          <w:lang w:val="en-US"/>
        </w:rPr>
        <w:t>Home</w:t>
      </w:r>
      <w:r w:rsidRPr="00356E83">
        <w:rPr>
          <w:rStyle w:val="hljs-tag"/>
          <w:color w:val="F92672"/>
          <w:sz w:val="20"/>
          <w:lang w:val="en-US"/>
        </w:rPr>
        <w:t>&lt;/</w:t>
      </w:r>
      <w:r w:rsidRPr="00356E83">
        <w:rPr>
          <w:rStyle w:val="hljs-name"/>
          <w:color w:val="F92672"/>
          <w:sz w:val="20"/>
          <w:lang w:val="en-US"/>
        </w:rPr>
        <w:t>title</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link</w:t>
      </w:r>
      <w:r w:rsidRPr="00356E83">
        <w:rPr>
          <w:rStyle w:val="hljs-tag"/>
          <w:color w:val="F92672"/>
          <w:sz w:val="20"/>
          <w:lang w:val="en-US"/>
        </w:rPr>
        <w:t xml:space="preserve"> </w:t>
      </w:r>
      <w:proofErr w:type="spellStart"/>
      <w:r w:rsidRPr="00356E83">
        <w:rPr>
          <w:rStyle w:val="hljs-attr"/>
          <w:color w:val="F92672"/>
          <w:sz w:val="20"/>
          <w:lang w:val="en-US"/>
        </w:rPr>
        <w:t>href</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/home.css"</w:t>
      </w:r>
      <w:r w:rsidRPr="00356E83">
        <w:rPr>
          <w:rStyle w:val="hljs-tag"/>
          <w:color w:val="F92672"/>
          <w:sz w:val="20"/>
          <w:lang w:val="en-US"/>
        </w:rPr>
        <w:t xml:space="preserve"> </w:t>
      </w:r>
      <w:proofErr w:type="spellStart"/>
      <w:r w:rsidRPr="00356E83">
        <w:rPr>
          <w:rStyle w:val="hljs-attr"/>
          <w:color w:val="F92672"/>
          <w:sz w:val="20"/>
          <w:lang w:val="en-US"/>
        </w:rPr>
        <w:t>rel</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stylesheet</w:t>
      </w:r>
      <w:proofErr w:type="spellEnd"/>
      <w:r w:rsidRPr="00356E83">
        <w:rPr>
          <w:rStyle w:val="hljs-string"/>
          <w:color w:val="A6E22E"/>
          <w:sz w:val="20"/>
          <w:lang w:val="en-US"/>
        </w:rPr>
        <w:t>"</w:t>
      </w:r>
      <w:r w:rsidRPr="00356E83">
        <w:rPr>
          <w:rStyle w:val="hljs-tag"/>
          <w:color w:val="F92672"/>
          <w:sz w:val="20"/>
          <w:lang w:val="en-US"/>
        </w:rPr>
        <w:t>&gt;&lt;/</w:t>
      </w:r>
      <w:r w:rsidRPr="00356E83">
        <w:rPr>
          <w:rStyle w:val="hljs-name"/>
          <w:color w:val="F92672"/>
          <w:sz w:val="20"/>
          <w:lang w:val="en-US"/>
        </w:rPr>
        <w:t>head</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body</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r w:rsidRPr="00356E83">
        <w:rPr>
          <w:rStyle w:val="hljs-name"/>
          <w:color w:val="F92672"/>
          <w:sz w:val="20"/>
          <w:lang w:val="en-US"/>
        </w:rPr>
        <w:t>div</w:t>
      </w:r>
      <w:r w:rsidRPr="00356E83">
        <w:rPr>
          <w:rStyle w:val="hljs-tag"/>
          <w:color w:val="F92672"/>
          <w:sz w:val="20"/>
          <w:lang w:val="en-US"/>
        </w:rPr>
        <w:t xml:space="preserve"> </w:t>
      </w:r>
      <w:r w:rsidRPr="00356E83">
        <w:rPr>
          <w:rStyle w:val="hljs-attr"/>
          <w:color w:val="F92672"/>
          <w:sz w:val="20"/>
          <w:lang w:val="en-US"/>
        </w:rPr>
        <w:t>id</w:t>
      </w:r>
      <w:r w:rsidRPr="00356E83">
        <w:rPr>
          <w:rStyle w:val="hljs-tag"/>
          <w:color w:val="F92672"/>
          <w:sz w:val="20"/>
          <w:lang w:val="en-US"/>
        </w:rPr>
        <w:t>=</w:t>
      </w:r>
      <w:r w:rsidRPr="00356E83">
        <w:rPr>
          <w:rStyle w:val="hljs-string"/>
          <w:color w:val="A6E22E"/>
          <w:sz w:val="20"/>
          <w:lang w:val="en-US"/>
        </w:rPr>
        <w:t>"root"</w:t>
      </w:r>
      <w:r w:rsidRPr="00356E83">
        <w:rPr>
          <w:rStyle w:val="hljs-tag"/>
          <w:color w:val="F92672"/>
          <w:sz w:val="20"/>
          <w:lang w:val="en-US"/>
        </w:rPr>
        <w:t>&gt;&lt;/</w:t>
      </w:r>
      <w:r w:rsidRPr="00356E83">
        <w:rPr>
          <w:rStyle w:val="hljs-name"/>
          <w:color w:val="F92672"/>
          <w:sz w:val="20"/>
          <w:lang w:val="en-US"/>
        </w:rPr>
        <w:t>div</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"modules.js"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js</w:t>
      </w:r>
      <w:proofErr w:type="spellEnd"/>
      <w:r w:rsidRPr="00356E83">
        <w:rPr>
          <w:rStyle w:val="hljs-string"/>
          <w:color w:val="A6E22E"/>
          <w:sz w:val="20"/>
          <w:lang w:val="en-US"/>
        </w:rPr>
        <w:t>/home.js"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body</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rPr>
      </w:pPr>
      <w:r w:rsidRPr="00356E83">
        <w:rPr>
          <w:rStyle w:val="hljs-tag"/>
          <w:color w:val="F92672"/>
          <w:sz w:val="20"/>
        </w:rPr>
        <w:t>&lt;/</w:t>
      </w:r>
      <w:proofErr w:type="spellStart"/>
      <w:proofErr w:type="gramStart"/>
      <w:r w:rsidRPr="00356E83">
        <w:rPr>
          <w:rStyle w:val="hljs-name"/>
          <w:color w:val="F92672"/>
          <w:sz w:val="20"/>
        </w:rPr>
        <w:t>html</w:t>
      </w:r>
      <w:proofErr w:type="spellEnd"/>
      <w:proofErr w:type="gramEnd"/>
      <w:r w:rsidRPr="00356E83">
        <w:rPr>
          <w:rStyle w:val="hljs-tag"/>
          <w:color w:val="F92672"/>
          <w:sz w:val="20"/>
        </w:rPr>
        <w:t>&gt;</w:t>
      </w: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w:t>
      </w:r>
      <w:r w:rsidRPr="00356E83">
        <w:rPr>
          <w:rFonts w:ascii="Arial" w:hAnsi="Arial" w:cs="Arial"/>
          <w:color w:val="4A4A4A"/>
          <w:sz w:val="20"/>
          <w:szCs w:val="20"/>
        </w:rPr>
        <w:br/>
        <w:t xml:space="preserve">Y contact.html dentro de </w:t>
      </w:r>
      <w:proofErr w:type="spellStart"/>
      <w:r w:rsidRPr="00356E83">
        <w:rPr>
          <w:rFonts w:ascii="Arial" w:hAnsi="Arial" w:cs="Arial"/>
          <w:color w:val="4A4A4A"/>
          <w:sz w:val="20"/>
          <w:szCs w:val="20"/>
        </w:rPr>
        <w:t>dist</w:t>
      </w:r>
      <w:proofErr w:type="spellEnd"/>
      <w:r w:rsidRPr="00356E83">
        <w:rPr>
          <w:rFonts w:ascii="Arial" w:hAnsi="Arial" w:cs="Arial"/>
          <w:color w:val="4A4A4A"/>
          <w:sz w:val="20"/>
          <w:szCs w:val="20"/>
        </w:rPr>
        <w:t>:</w:t>
      </w:r>
    </w:p>
    <w:p w:rsidR="00356E83" w:rsidRPr="00356E83" w:rsidRDefault="00356E83" w:rsidP="00356E83">
      <w:pPr>
        <w:pStyle w:val="HTMLconformatoprevio"/>
        <w:shd w:val="clear" w:color="auto" w:fill="333333"/>
        <w:rPr>
          <w:rStyle w:val="CdigoHTML"/>
          <w:color w:val="FFFFFF"/>
          <w:sz w:val="20"/>
          <w:lang w:val="en-US"/>
        </w:rPr>
      </w:pPr>
      <w:proofErr w:type="gramStart"/>
      <w:r w:rsidRPr="00356E83">
        <w:rPr>
          <w:rStyle w:val="hljs-meta"/>
          <w:color w:val="75715E"/>
          <w:sz w:val="20"/>
          <w:lang w:val="en-US"/>
        </w:rPr>
        <w:t>&lt;!DOCTYPE</w:t>
      </w:r>
      <w:proofErr w:type="gramEnd"/>
      <w:r w:rsidRPr="00356E83">
        <w:rPr>
          <w:rStyle w:val="hljs-meta"/>
          <w:color w:val="75715E"/>
          <w:sz w:val="20"/>
          <w:lang w:val="en-US"/>
        </w:rPr>
        <w:t xml:space="preserve"> html&gt;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html</w:t>
      </w:r>
      <w:r w:rsidRPr="00356E83">
        <w:rPr>
          <w:rStyle w:val="hljs-tag"/>
          <w:color w:val="F92672"/>
          <w:sz w:val="20"/>
          <w:lang w:val="en-US"/>
        </w:rPr>
        <w:t xml:space="preserve"> </w:t>
      </w:r>
      <w:proofErr w:type="spellStart"/>
      <w:proofErr w:type="gramStart"/>
      <w:r w:rsidRPr="00356E83">
        <w:rPr>
          <w:rStyle w:val="hljs-attr"/>
          <w:color w:val="F92672"/>
          <w:sz w:val="20"/>
          <w:lang w:val="en-US"/>
        </w:rPr>
        <w:t>lang</w:t>
      </w:r>
      <w:proofErr w:type="spellEnd"/>
      <w:proofErr w:type="gramEnd"/>
      <w:r w:rsidRPr="00356E83">
        <w:rPr>
          <w:rStyle w:val="hljs-tag"/>
          <w:color w:val="F92672"/>
          <w:sz w:val="20"/>
          <w:lang w:val="en-US"/>
        </w:rPr>
        <w:t>=</w:t>
      </w:r>
      <w:r w:rsidRPr="00356E83">
        <w:rPr>
          <w:rStyle w:val="hljs-string"/>
          <w:color w:val="A6E22E"/>
          <w:sz w:val="20"/>
          <w:lang w:val="en-US"/>
        </w:rPr>
        <w:t>"en"</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head</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charset</w:t>
      </w:r>
      <w:r w:rsidRPr="00356E83">
        <w:rPr>
          <w:rStyle w:val="hljs-tag"/>
          <w:color w:val="F92672"/>
          <w:sz w:val="20"/>
          <w:lang w:val="en-US"/>
        </w:rPr>
        <w:t>=</w:t>
      </w:r>
      <w:r w:rsidRPr="00356E83">
        <w:rPr>
          <w:rStyle w:val="hljs-string"/>
          <w:color w:val="A6E22E"/>
          <w:sz w:val="20"/>
          <w:lang w:val="en-US"/>
        </w:rPr>
        <w:t>"UTF-8"</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name</w:t>
      </w:r>
      <w:r w:rsidRPr="00356E83">
        <w:rPr>
          <w:rStyle w:val="hljs-tag"/>
          <w:color w:val="F92672"/>
          <w:sz w:val="20"/>
          <w:lang w:val="en-US"/>
        </w:rPr>
        <w:t>=</w:t>
      </w:r>
      <w:r w:rsidRPr="00356E83">
        <w:rPr>
          <w:rStyle w:val="hljs-string"/>
          <w:color w:val="A6E22E"/>
          <w:sz w:val="20"/>
          <w:lang w:val="en-US"/>
        </w:rPr>
        <w:t>"viewport"</w:t>
      </w:r>
      <w:r w:rsidRPr="00356E83">
        <w:rPr>
          <w:rStyle w:val="hljs-tag"/>
          <w:color w:val="F92672"/>
          <w:sz w:val="20"/>
          <w:lang w:val="en-US"/>
        </w:rPr>
        <w:t xml:space="preserve"> </w:t>
      </w:r>
      <w:r w:rsidRPr="00356E83">
        <w:rPr>
          <w:rStyle w:val="hljs-attr"/>
          <w:color w:val="F92672"/>
          <w:sz w:val="20"/>
          <w:lang w:val="en-US"/>
        </w:rPr>
        <w:t>content</w:t>
      </w:r>
      <w:r w:rsidRPr="00356E83">
        <w:rPr>
          <w:rStyle w:val="hljs-tag"/>
          <w:color w:val="F92672"/>
          <w:sz w:val="20"/>
          <w:lang w:val="en-US"/>
        </w:rPr>
        <w:t>=</w:t>
      </w:r>
      <w:r w:rsidRPr="00356E83">
        <w:rPr>
          <w:rStyle w:val="hljs-string"/>
          <w:color w:val="A6E22E"/>
          <w:sz w:val="20"/>
          <w:lang w:val="en-US"/>
        </w:rPr>
        <w:t>"width=device-width, initial-scale=1.0"</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title</w:t>
      </w:r>
      <w:r w:rsidRPr="00356E83">
        <w:rPr>
          <w:rStyle w:val="hljs-tag"/>
          <w:color w:val="F92672"/>
          <w:sz w:val="20"/>
          <w:lang w:val="en-US"/>
        </w:rPr>
        <w:t>&gt;</w:t>
      </w:r>
      <w:proofErr w:type="gramEnd"/>
      <w:r w:rsidRPr="00356E83">
        <w:rPr>
          <w:rStyle w:val="CdigoHTML"/>
          <w:color w:val="FFFFFF"/>
          <w:sz w:val="20"/>
          <w:lang w:val="en-US"/>
        </w:rPr>
        <w:t>Contact</w:t>
      </w:r>
      <w:r w:rsidRPr="00356E83">
        <w:rPr>
          <w:rStyle w:val="hljs-tag"/>
          <w:color w:val="F92672"/>
          <w:sz w:val="20"/>
          <w:lang w:val="en-US"/>
        </w:rPr>
        <w:t>&lt;/</w:t>
      </w:r>
      <w:r w:rsidRPr="00356E83">
        <w:rPr>
          <w:rStyle w:val="hljs-name"/>
          <w:color w:val="F92672"/>
          <w:sz w:val="20"/>
          <w:lang w:val="en-US"/>
        </w:rPr>
        <w:t>title</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link</w:t>
      </w:r>
      <w:r w:rsidRPr="00356E83">
        <w:rPr>
          <w:rStyle w:val="hljs-tag"/>
          <w:color w:val="F92672"/>
          <w:sz w:val="20"/>
          <w:lang w:val="en-US"/>
        </w:rPr>
        <w:t xml:space="preserve"> </w:t>
      </w:r>
      <w:proofErr w:type="spellStart"/>
      <w:r w:rsidRPr="00356E83">
        <w:rPr>
          <w:rStyle w:val="hljs-attr"/>
          <w:color w:val="F92672"/>
          <w:sz w:val="20"/>
          <w:lang w:val="en-US"/>
        </w:rPr>
        <w:t>href</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/contact.css"</w:t>
      </w:r>
      <w:r w:rsidRPr="00356E83">
        <w:rPr>
          <w:rStyle w:val="hljs-tag"/>
          <w:color w:val="F92672"/>
          <w:sz w:val="20"/>
          <w:lang w:val="en-US"/>
        </w:rPr>
        <w:t xml:space="preserve"> </w:t>
      </w:r>
      <w:proofErr w:type="spellStart"/>
      <w:r w:rsidRPr="00356E83">
        <w:rPr>
          <w:rStyle w:val="hljs-attr"/>
          <w:color w:val="F92672"/>
          <w:sz w:val="20"/>
          <w:lang w:val="en-US"/>
        </w:rPr>
        <w:t>rel</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stylesheet</w:t>
      </w:r>
      <w:proofErr w:type="spellEnd"/>
      <w:r w:rsidRPr="00356E83">
        <w:rPr>
          <w:rStyle w:val="hljs-string"/>
          <w:color w:val="A6E22E"/>
          <w:sz w:val="20"/>
          <w:lang w:val="en-US"/>
        </w:rPr>
        <w:t>"</w:t>
      </w:r>
      <w:r w:rsidRPr="00356E83">
        <w:rPr>
          <w:rStyle w:val="hljs-tag"/>
          <w:color w:val="F92672"/>
          <w:sz w:val="20"/>
          <w:lang w:val="en-US"/>
        </w:rPr>
        <w:t>&gt;&lt;/</w:t>
      </w:r>
      <w:r w:rsidRPr="00356E83">
        <w:rPr>
          <w:rStyle w:val="hljs-name"/>
          <w:color w:val="F92672"/>
          <w:sz w:val="20"/>
          <w:lang w:val="en-US"/>
        </w:rPr>
        <w:t>head</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body</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r w:rsidRPr="00356E83">
        <w:rPr>
          <w:rStyle w:val="hljs-name"/>
          <w:color w:val="F92672"/>
          <w:sz w:val="20"/>
          <w:lang w:val="en-US"/>
        </w:rPr>
        <w:t>div</w:t>
      </w:r>
      <w:r w:rsidRPr="00356E83">
        <w:rPr>
          <w:rStyle w:val="hljs-tag"/>
          <w:color w:val="F92672"/>
          <w:sz w:val="20"/>
          <w:lang w:val="en-US"/>
        </w:rPr>
        <w:t xml:space="preserve"> </w:t>
      </w:r>
      <w:r w:rsidRPr="00356E83">
        <w:rPr>
          <w:rStyle w:val="hljs-attr"/>
          <w:color w:val="F92672"/>
          <w:sz w:val="20"/>
          <w:lang w:val="en-US"/>
        </w:rPr>
        <w:t>id</w:t>
      </w:r>
      <w:r w:rsidRPr="00356E83">
        <w:rPr>
          <w:rStyle w:val="hljs-tag"/>
          <w:color w:val="F92672"/>
          <w:sz w:val="20"/>
          <w:lang w:val="en-US"/>
        </w:rPr>
        <w:t>=</w:t>
      </w:r>
      <w:r w:rsidRPr="00356E83">
        <w:rPr>
          <w:rStyle w:val="hljs-string"/>
          <w:color w:val="A6E22E"/>
          <w:sz w:val="20"/>
          <w:lang w:val="en-US"/>
        </w:rPr>
        <w:t>"root"</w:t>
      </w:r>
      <w:r w:rsidRPr="00356E83">
        <w:rPr>
          <w:rStyle w:val="hljs-tag"/>
          <w:color w:val="F92672"/>
          <w:sz w:val="20"/>
          <w:lang w:val="en-US"/>
        </w:rPr>
        <w:t>&gt;&lt;/</w:t>
      </w:r>
      <w:r w:rsidRPr="00356E83">
        <w:rPr>
          <w:rStyle w:val="hljs-name"/>
          <w:color w:val="F92672"/>
          <w:sz w:val="20"/>
          <w:lang w:val="en-US"/>
        </w:rPr>
        <w:t>div</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"modules.js"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js</w:t>
      </w:r>
      <w:proofErr w:type="spellEnd"/>
      <w:r w:rsidRPr="00356E83">
        <w:rPr>
          <w:rStyle w:val="hljs-string"/>
          <w:color w:val="A6E22E"/>
          <w:sz w:val="20"/>
          <w:lang w:val="en-US"/>
        </w:rPr>
        <w:t>/contact.js"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body</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rPr>
      </w:pPr>
      <w:r w:rsidRPr="00356E83">
        <w:rPr>
          <w:rStyle w:val="hljs-tag"/>
          <w:color w:val="F92672"/>
          <w:sz w:val="20"/>
        </w:rPr>
        <w:t>&lt;/</w:t>
      </w:r>
      <w:proofErr w:type="spellStart"/>
      <w:proofErr w:type="gramStart"/>
      <w:r w:rsidRPr="00356E83">
        <w:rPr>
          <w:rStyle w:val="hljs-name"/>
          <w:color w:val="F92672"/>
          <w:sz w:val="20"/>
        </w:rPr>
        <w:t>html</w:t>
      </w:r>
      <w:proofErr w:type="spellEnd"/>
      <w:proofErr w:type="gramEnd"/>
      <w:r w:rsidRPr="00356E83">
        <w:rPr>
          <w:rStyle w:val="hljs-tag"/>
          <w:color w:val="F92672"/>
          <w:sz w:val="20"/>
        </w:rPr>
        <w:t>&gt;</w:t>
      </w: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 xml:space="preserve">De esta forma, no es necesario estar </w:t>
      </w:r>
      <w:proofErr w:type="spellStart"/>
      <w:r w:rsidRPr="00356E83">
        <w:rPr>
          <w:rFonts w:ascii="Arial" w:hAnsi="Arial" w:cs="Arial"/>
          <w:color w:val="4A4A4A"/>
          <w:sz w:val="20"/>
          <w:szCs w:val="20"/>
        </w:rPr>
        <w:t>hardcodeando</w:t>
      </w:r>
      <w:proofErr w:type="spellEnd"/>
      <w:r w:rsidRPr="00356E83">
        <w:rPr>
          <w:rFonts w:ascii="Arial" w:hAnsi="Arial" w:cs="Arial"/>
          <w:color w:val="4A4A4A"/>
          <w:sz w:val="20"/>
          <w:szCs w:val="20"/>
        </w:rPr>
        <w:t xml:space="preserve"> los archivos </w:t>
      </w:r>
      <w:proofErr w:type="spellStart"/>
      <w:r w:rsidRPr="00356E83">
        <w:rPr>
          <w:rFonts w:ascii="Arial" w:hAnsi="Arial" w:cs="Arial"/>
          <w:color w:val="4A4A4A"/>
          <w:sz w:val="20"/>
          <w:szCs w:val="20"/>
        </w:rPr>
        <w:t>html</w:t>
      </w:r>
      <w:proofErr w:type="spellEnd"/>
      <w:r w:rsidRPr="00356E83">
        <w:rPr>
          <w:rFonts w:ascii="Arial" w:hAnsi="Arial" w:cs="Arial"/>
          <w:color w:val="4A4A4A"/>
          <w:sz w:val="20"/>
          <w:szCs w:val="20"/>
        </w:rPr>
        <w:t xml:space="preserve"> de la carpeta raíz, y tenemos lo que esperamos en la carpeta </w:t>
      </w:r>
      <w:proofErr w:type="spellStart"/>
      <w:r w:rsidRPr="00356E83">
        <w:rPr>
          <w:rFonts w:ascii="Arial" w:hAnsi="Arial" w:cs="Arial"/>
          <w:color w:val="4A4A4A"/>
          <w:sz w:val="20"/>
          <w:szCs w:val="20"/>
        </w:rPr>
        <w:t>dist</w:t>
      </w:r>
      <w:proofErr w:type="spellEnd"/>
      <w:r w:rsidRPr="00356E83">
        <w:rPr>
          <w:rFonts w:ascii="Arial" w:hAnsi="Arial" w:cs="Arial"/>
          <w:color w:val="4A4A4A"/>
          <w:sz w:val="20"/>
          <w:szCs w:val="20"/>
        </w:rPr>
        <w:t>. Espero les ayude</w:t>
      </w:r>
      <w:proofErr w:type="gramStart"/>
      <w:r w:rsidRPr="00356E83">
        <w:rPr>
          <w:rFonts w:ascii="Arial" w:hAnsi="Arial" w:cs="Arial"/>
          <w:color w:val="4A4A4A"/>
          <w:sz w:val="20"/>
          <w:szCs w:val="20"/>
        </w:rPr>
        <w:t>!</w:t>
      </w:r>
      <w:proofErr w:type="gramEnd"/>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r w:rsidRPr="00356E83">
        <w:rPr>
          <w:rFonts w:ascii="Arial" w:hAnsi="Arial" w:cs="Arial"/>
          <w:color w:val="273B47"/>
          <w:sz w:val="20"/>
          <w:szCs w:val="20"/>
        </w:rPr>
        <w:drawing>
          <wp:inline distT="0" distB="0" distL="0" distR="0" wp14:anchorId="3932EC69" wp14:editId="5650AD73">
            <wp:extent cx="5732145" cy="2984500"/>
            <wp:effectExtent l="0" t="0" r="190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2984500"/>
                    </a:xfrm>
                    <a:prstGeom prst="rect">
                      <a:avLst/>
                    </a:prstGeom>
                  </pic:spPr>
                </pic:pic>
              </a:graphicData>
            </a:graphic>
          </wp:inline>
        </w:drawing>
      </w:r>
    </w:p>
    <w:p w:rsidR="00F754F0" w:rsidRDefault="00F754F0" w:rsidP="008E542B">
      <w:pPr>
        <w:pStyle w:val="NormalWeb"/>
        <w:shd w:val="clear" w:color="auto" w:fill="FFFFFF"/>
        <w:spacing w:before="0" w:beforeAutospacing="0" w:after="0" w:afterAutospacing="0"/>
        <w:jc w:val="both"/>
        <w:rPr>
          <w:rFonts w:ascii="Arial" w:hAnsi="Arial" w:cs="Arial"/>
          <w:color w:val="273B47"/>
          <w:sz w:val="20"/>
          <w:szCs w:val="20"/>
        </w:rPr>
      </w:pPr>
    </w:p>
    <w:p w:rsidR="00F754F0" w:rsidRDefault="00F754F0" w:rsidP="008E542B">
      <w:pPr>
        <w:pStyle w:val="NormalWeb"/>
        <w:shd w:val="clear" w:color="auto" w:fill="FFFFFF"/>
        <w:spacing w:before="0" w:beforeAutospacing="0" w:after="0" w:afterAutospacing="0"/>
        <w:jc w:val="both"/>
        <w:rPr>
          <w:rFonts w:ascii="Arial" w:hAnsi="Arial" w:cs="Arial"/>
          <w:color w:val="273B47"/>
          <w:sz w:val="20"/>
          <w:szCs w:val="20"/>
        </w:rPr>
      </w:pPr>
    </w:p>
    <w:p w:rsidR="00F754F0" w:rsidRDefault="00F754F0" w:rsidP="008E542B">
      <w:pPr>
        <w:pStyle w:val="NormalWeb"/>
        <w:shd w:val="clear" w:color="auto" w:fill="FFFFFF"/>
        <w:spacing w:before="0" w:beforeAutospacing="0" w:after="0" w:afterAutospacing="0"/>
        <w:jc w:val="both"/>
        <w:rPr>
          <w:rFonts w:ascii="Arial" w:hAnsi="Arial" w:cs="Arial"/>
          <w:color w:val="273B47"/>
          <w:sz w:val="20"/>
          <w:szCs w:val="20"/>
        </w:rPr>
      </w:pPr>
    </w:p>
    <w:p w:rsidR="00F754F0" w:rsidRPr="00694593" w:rsidRDefault="00F754F0" w:rsidP="00F754F0">
      <w:pPr>
        <w:pStyle w:val="Ttulo1"/>
        <w:rPr>
          <w:rFonts w:ascii="Arial" w:eastAsia="Times New Roman" w:hAnsi="Arial" w:cs="Arial"/>
          <w:sz w:val="24"/>
          <w:szCs w:val="24"/>
        </w:rPr>
      </w:pPr>
      <w:r w:rsidRPr="00F754F0">
        <w:rPr>
          <w:rFonts w:ascii="Arial" w:eastAsia="Times New Roman" w:hAnsi="Arial" w:cs="Arial"/>
          <w:sz w:val="24"/>
          <w:szCs w:val="24"/>
        </w:rPr>
        <w:t>Dynamic imports</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ins w:id="1" w:author="Unknown">
        <w:r w:rsidRPr="00F754F0">
          <w:rPr>
            <w:rFonts w:ascii="Arial" w:eastAsia="Times New Roman" w:hAnsi="Arial" w:cs="Arial"/>
            <w:color w:val="4A4A4A"/>
            <w:sz w:val="20"/>
            <w:szCs w:val="20"/>
            <w:lang w:val="es-MX" w:eastAsia="es-MX"/>
          </w:rPr>
          <w:t>Resumen de la clase</w:t>
        </w:r>
      </w:ins>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t>1)) Instalar </w:t>
      </w:r>
      <w:r w:rsidRPr="00F754F0">
        <w:rPr>
          <w:rFonts w:ascii="Arial" w:eastAsia="Times New Roman" w:hAnsi="Arial" w:cs="Arial"/>
          <w:b/>
          <w:bCs/>
          <w:color w:val="4A4A4A"/>
          <w:sz w:val="20"/>
          <w:szCs w:val="20"/>
          <w:lang w:val="es-MX" w:eastAsia="es-MX"/>
        </w:rPr>
        <w:t>@babel/</w:t>
      </w:r>
      <w:proofErr w:type="spellStart"/>
      <w:r w:rsidRPr="00F754F0">
        <w:rPr>
          <w:rFonts w:ascii="Arial" w:eastAsia="Times New Roman" w:hAnsi="Arial" w:cs="Arial"/>
          <w:b/>
          <w:bCs/>
          <w:color w:val="4A4A4A"/>
          <w:sz w:val="20"/>
          <w:szCs w:val="20"/>
          <w:lang w:val="es-MX" w:eastAsia="es-MX"/>
        </w:rPr>
        <w:t>plugin-syntax-dynamic-import</w:t>
      </w:r>
      <w:proofErr w:type="spellEnd"/>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FFFFFF"/>
          <w:sz w:val="20"/>
          <w:szCs w:val="20"/>
          <w:lang w:val="en-US" w:eastAsia="es-MX"/>
        </w:rPr>
        <w:t>npm</w:t>
      </w:r>
      <w:proofErr w:type="spellEnd"/>
      <w:proofErr w:type="gramEnd"/>
      <w:r w:rsidRPr="00F754F0">
        <w:rPr>
          <w:rFonts w:ascii="Courier New" w:eastAsia="Times New Roman" w:hAnsi="Courier New" w:cs="Courier New"/>
          <w:color w:val="FFFFFF"/>
          <w:sz w:val="20"/>
          <w:szCs w:val="20"/>
          <w:lang w:val="en-US" w:eastAsia="es-MX"/>
        </w:rPr>
        <w:t xml:space="preserve"> install --</w:t>
      </w:r>
      <w:r w:rsidRPr="00F754F0">
        <w:rPr>
          <w:rFonts w:ascii="Courier New" w:eastAsia="Times New Roman" w:hAnsi="Courier New" w:cs="Courier New"/>
          <w:b/>
          <w:bCs/>
          <w:color w:val="F92672"/>
          <w:sz w:val="20"/>
          <w:szCs w:val="20"/>
          <w:lang w:val="en-US" w:eastAsia="es-MX"/>
        </w:rPr>
        <w:t>save</w:t>
      </w:r>
      <w:r w:rsidRPr="00F754F0">
        <w:rPr>
          <w:rFonts w:ascii="Courier New" w:eastAsia="Times New Roman" w:hAnsi="Courier New" w:cs="Courier New"/>
          <w:color w:val="FFFFFF"/>
          <w:sz w:val="20"/>
          <w:szCs w:val="20"/>
          <w:lang w:val="en-US" w:eastAsia="es-MX"/>
        </w:rPr>
        <w:t>-</w:t>
      </w:r>
      <w:proofErr w:type="spellStart"/>
      <w:r w:rsidRPr="00F754F0">
        <w:rPr>
          <w:rFonts w:ascii="Courier New" w:eastAsia="Times New Roman" w:hAnsi="Courier New" w:cs="Courier New"/>
          <w:color w:val="FFFFFF"/>
          <w:sz w:val="20"/>
          <w:szCs w:val="20"/>
          <w:lang w:val="en-US" w:eastAsia="es-MX"/>
        </w:rPr>
        <w:t>dev</w:t>
      </w:r>
      <w:proofErr w:type="spellEnd"/>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b/>
          <w:bCs/>
          <w:color w:val="F92672"/>
          <w:sz w:val="20"/>
          <w:szCs w:val="20"/>
          <w:lang w:val="en-US" w:eastAsia="es-MX"/>
        </w:rPr>
        <w:t>save</w:t>
      </w:r>
      <w:r w:rsidRPr="00F754F0">
        <w:rPr>
          <w:rFonts w:ascii="Courier New" w:eastAsia="Times New Roman" w:hAnsi="Courier New" w:cs="Courier New"/>
          <w:color w:val="FFFFFF"/>
          <w:sz w:val="20"/>
          <w:szCs w:val="20"/>
          <w:lang w:val="en-US" w:eastAsia="es-MX"/>
        </w:rPr>
        <w:t>-exact @babel/</w:t>
      </w:r>
      <w:r w:rsidRPr="00F754F0">
        <w:rPr>
          <w:rFonts w:ascii="Courier New" w:eastAsia="Times New Roman" w:hAnsi="Courier New" w:cs="Courier New"/>
          <w:b/>
          <w:bCs/>
          <w:color w:val="F92672"/>
          <w:sz w:val="20"/>
          <w:szCs w:val="20"/>
          <w:lang w:val="en-US" w:eastAsia="es-MX"/>
        </w:rPr>
        <w:t>plugin</w:t>
      </w:r>
      <w:r w:rsidRPr="00F754F0">
        <w:rPr>
          <w:rFonts w:ascii="Courier New" w:eastAsia="Times New Roman" w:hAnsi="Courier New" w:cs="Courier New"/>
          <w:color w:val="FFFFFF"/>
          <w:sz w:val="20"/>
          <w:szCs w:val="20"/>
          <w:lang w:val="en-US" w:eastAsia="es-MX"/>
        </w:rPr>
        <w:t>-</w:t>
      </w:r>
      <w:r w:rsidRPr="00F754F0">
        <w:rPr>
          <w:rFonts w:ascii="Courier New" w:eastAsia="Times New Roman" w:hAnsi="Courier New" w:cs="Courier New"/>
          <w:b/>
          <w:bCs/>
          <w:color w:val="F92672"/>
          <w:sz w:val="20"/>
          <w:szCs w:val="20"/>
          <w:lang w:val="en-US" w:eastAsia="es-MX"/>
        </w:rPr>
        <w:t>syntax</w:t>
      </w:r>
      <w:r w:rsidRPr="00F754F0">
        <w:rPr>
          <w:rFonts w:ascii="Courier New" w:eastAsia="Times New Roman" w:hAnsi="Courier New" w:cs="Courier New"/>
          <w:color w:val="FFFFFF"/>
          <w:sz w:val="20"/>
          <w:szCs w:val="20"/>
          <w:lang w:val="en-US" w:eastAsia="es-MX"/>
        </w:rPr>
        <w:t>-dynamic-import</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t>2)) En </w:t>
      </w:r>
      <w:r w:rsidRPr="00F754F0">
        <w:rPr>
          <w:rFonts w:ascii="Arial" w:eastAsia="Times New Roman" w:hAnsi="Arial" w:cs="Arial"/>
          <w:b/>
          <w:bCs/>
          <w:color w:val="4A4A4A"/>
          <w:sz w:val="20"/>
          <w:szCs w:val="20"/>
          <w:lang w:val="es-MX" w:eastAsia="es-MX"/>
        </w:rPr>
        <w:t>.</w:t>
      </w:r>
      <w:proofErr w:type="spellStart"/>
      <w:r w:rsidRPr="00F754F0">
        <w:rPr>
          <w:rFonts w:ascii="Arial" w:eastAsia="Times New Roman" w:hAnsi="Arial" w:cs="Arial"/>
          <w:b/>
          <w:bCs/>
          <w:color w:val="4A4A4A"/>
          <w:sz w:val="20"/>
          <w:szCs w:val="20"/>
          <w:lang w:val="es-MX" w:eastAsia="es-MX"/>
        </w:rPr>
        <w:t>babelrc</w:t>
      </w:r>
      <w:proofErr w:type="spellEnd"/>
      <w:r w:rsidRPr="00F754F0">
        <w:rPr>
          <w:rFonts w:ascii="Arial" w:eastAsia="Times New Roman" w:hAnsi="Arial" w:cs="Arial"/>
          <w:color w:val="4A4A4A"/>
          <w:sz w:val="20"/>
          <w:szCs w:val="20"/>
          <w:lang w:val="es-MX" w:eastAsia="es-MX"/>
        </w:rPr>
        <w:t xml:space="preserve"> agregar el </w:t>
      </w:r>
      <w:proofErr w:type="spellStart"/>
      <w:r w:rsidRPr="00F754F0">
        <w:rPr>
          <w:rFonts w:ascii="Arial" w:eastAsia="Times New Roman" w:hAnsi="Arial" w:cs="Arial"/>
          <w:color w:val="4A4A4A"/>
          <w:sz w:val="20"/>
          <w:szCs w:val="20"/>
          <w:lang w:val="es-MX" w:eastAsia="es-MX"/>
        </w:rPr>
        <w:t>plugin</w:t>
      </w:r>
      <w:proofErr w:type="spellEnd"/>
      <w:r w:rsidRPr="00F754F0">
        <w:rPr>
          <w:rFonts w:ascii="Arial" w:eastAsia="Times New Roman" w:hAnsi="Arial" w:cs="Arial"/>
          <w:color w:val="4A4A4A"/>
          <w:sz w:val="20"/>
          <w:szCs w:val="20"/>
          <w:lang w:val="es-MX" w:eastAsia="es-MX"/>
        </w:rPr>
        <w:t>:</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754F0">
        <w:rPr>
          <w:rFonts w:ascii="Courier New" w:eastAsia="Times New Roman" w:hAnsi="Courier New" w:cs="Courier New"/>
          <w:color w:val="A6E22E"/>
          <w:sz w:val="20"/>
          <w:szCs w:val="20"/>
          <w:lang w:val="es-MX" w:eastAsia="es-MX"/>
        </w:rPr>
        <w:t>"</w:t>
      </w:r>
      <w:proofErr w:type="spellStart"/>
      <w:r w:rsidRPr="00F754F0">
        <w:rPr>
          <w:rFonts w:ascii="Courier New" w:eastAsia="Times New Roman" w:hAnsi="Courier New" w:cs="Courier New"/>
          <w:color w:val="A6E22E"/>
          <w:sz w:val="20"/>
          <w:szCs w:val="20"/>
          <w:lang w:val="es-MX" w:eastAsia="es-MX"/>
        </w:rPr>
        <w:t>plugins</w:t>
      </w:r>
      <w:proofErr w:type="spellEnd"/>
      <w:r w:rsidRPr="00F754F0">
        <w:rPr>
          <w:rFonts w:ascii="Courier New" w:eastAsia="Times New Roman" w:hAnsi="Courier New" w:cs="Courier New"/>
          <w:color w:val="A6E22E"/>
          <w:sz w:val="20"/>
          <w:szCs w:val="20"/>
          <w:lang w:val="es-MX" w:eastAsia="es-MX"/>
        </w:rPr>
        <w:t>"</w:t>
      </w:r>
      <w:r w:rsidRPr="00F754F0">
        <w:rPr>
          <w:rFonts w:ascii="Courier New" w:eastAsia="Times New Roman" w:hAnsi="Courier New" w:cs="Courier New"/>
          <w:color w:val="FFFFFF"/>
          <w:sz w:val="20"/>
          <w:szCs w:val="20"/>
          <w:lang w:val="es-MX" w:eastAsia="es-MX"/>
        </w:rPr>
        <w:t>: [</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754F0">
        <w:rPr>
          <w:rFonts w:ascii="Courier New" w:eastAsia="Times New Roman" w:hAnsi="Courier New" w:cs="Courier New"/>
          <w:color w:val="FFFFFF"/>
          <w:sz w:val="20"/>
          <w:szCs w:val="20"/>
          <w:lang w:val="es-MX" w:eastAsia="es-MX"/>
        </w:rPr>
        <w:tab/>
      </w:r>
      <w:r w:rsidRPr="00F754F0">
        <w:rPr>
          <w:rFonts w:ascii="Courier New" w:eastAsia="Times New Roman" w:hAnsi="Courier New" w:cs="Courier New"/>
          <w:color w:val="A6E22E"/>
          <w:sz w:val="20"/>
          <w:szCs w:val="20"/>
          <w:lang w:val="es-MX" w:eastAsia="es-MX"/>
        </w:rPr>
        <w:t>"@babel/</w:t>
      </w:r>
      <w:proofErr w:type="spellStart"/>
      <w:r w:rsidRPr="00F754F0">
        <w:rPr>
          <w:rFonts w:ascii="Courier New" w:eastAsia="Times New Roman" w:hAnsi="Courier New" w:cs="Courier New"/>
          <w:color w:val="A6E22E"/>
          <w:sz w:val="20"/>
          <w:szCs w:val="20"/>
          <w:lang w:val="es-MX" w:eastAsia="es-MX"/>
        </w:rPr>
        <w:t>plugin-syntax-dynamic-import</w:t>
      </w:r>
      <w:proofErr w:type="spellEnd"/>
      <w:r w:rsidRPr="00F754F0">
        <w:rPr>
          <w:rFonts w:ascii="Courier New" w:eastAsia="Times New Roman" w:hAnsi="Courier New" w:cs="Courier New"/>
          <w:color w:val="A6E22E"/>
          <w:sz w:val="20"/>
          <w:szCs w:val="20"/>
          <w:lang w:val="es-MX" w:eastAsia="es-MX"/>
        </w:rPr>
        <w:t>"</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754F0">
        <w:rPr>
          <w:rFonts w:ascii="Courier New" w:eastAsia="Times New Roman" w:hAnsi="Courier New" w:cs="Courier New"/>
          <w:color w:val="FFFFFF"/>
          <w:sz w:val="20"/>
          <w:szCs w:val="20"/>
          <w:lang w:val="es-MX" w:eastAsia="es-MX"/>
        </w:rPr>
        <w:t>]</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t>3)) En el atributo output de </w:t>
      </w:r>
      <w:r w:rsidRPr="00F754F0">
        <w:rPr>
          <w:rFonts w:ascii="Arial" w:eastAsia="Times New Roman" w:hAnsi="Arial" w:cs="Arial"/>
          <w:b/>
          <w:bCs/>
          <w:color w:val="4A4A4A"/>
          <w:sz w:val="20"/>
          <w:szCs w:val="20"/>
          <w:lang w:val="es-MX" w:eastAsia="es-MX"/>
        </w:rPr>
        <w:t>webpack.config.js</w:t>
      </w:r>
      <w:r w:rsidRPr="00F754F0">
        <w:rPr>
          <w:rFonts w:ascii="Arial" w:eastAsia="Times New Roman" w:hAnsi="Arial" w:cs="Arial"/>
          <w:color w:val="4A4A4A"/>
          <w:sz w:val="20"/>
          <w:szCs w:val="20"/>
          <w:lang w:val="es-MX" w:eastAsia="es-MX"/>
        </w:rPr>
        <w:t> agregar lo siguiente:</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A6E22E"/>
          <w:sz w:val="20"/>
          <w:szCs w:val="20"/>
          <w:lang w:val="en-US" w:eastAsia="es-MX"/>
        </w:rPr>
        <w:t>publicPath</w:t>
      </w:r>
      <w:proofErr w:type="spellEnd"/>
      <w:proofErr w:type="gramEnd"/>
      <w:r w:rsidRPr="00F754F0">
        <w:rPr>
          <w:rFonts w:ascii="Courier New" w:eastAsia="Times New Roman" w:hAnsi="Courier New" w:cs="Courier New"/>
          <w:color w:val="A6E22E"/>
          <w:sz w:val="20"/>
          <w:szCs w:val="20"/>
          <w:lang w:val="en-US" w:eastAsia="es-MX"/>
        </w:rPr>
        <w:t>:</w:t>
      </w:r>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color w:val="A6E22E"/>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dist</w:t>
      </w:r>
      <w:proofErr w:type="spellEnd"/>
      <w:r w:rsidRPr="00F754F0">
        <w:rPr>
          <w:rFonts w:ascii="Courier New" w:eastAsia="Times New Roman" w:hAnsi="Courier New" w:cs="Courier New"/>
          <w:color w:val="A6E22E"/>
          <w:sz w:val="20"/>
          <w:szCs w:val="20"/>
          <w:lang w:val="en-US" w:eastAsia="es-MX"/>
        </w:rPr>
        <w:t>/'</w:t>
      </w:r>
      <w:r w:rsidRPr="00F754F0">
        <w:rPr>
          <w:rFonts w:ascii="Courier New" w:eastAsia="Times New Roman" w:hAnsi="Courier New" w:cs="Courier New"/>
          <w:color w:val="FFFFFF"/>
          <w:sz w:val="20"/>
          <w:szCs w:val="20"/>
          <w:lang w:val="en-US" w:eastAsia="es-MX"/>
        </w:rPr>
        <w:t>,</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A6E22E"/>
          <w:sz w:val="20"/>
          <w:szCs w:val="20"/>
          <w:lang w:val="en-US" w:eastAsia="es-MX"/>
        </w:rPr>
        <w:t>chunkFilename</w:t>
      </w:r>
      <w:proofErr w:type="spellEnd"/>
      <w:proofErr w:type="gramEnd"/>
      <w:r w:rsidRPr="00F754F0">
        <w:rPr>
          <w:rFonts w:ascii="Courier New" w:eastAsia="Times New Roman" w:hAnsi="Courier New" w:cs="Courier New"/>
          <w:color w:val="A6E22E"/>
          <w:sz w:val="20"/>
          <w:szCs w:val="20"/>
          <w:lang w:val="en-US" w:eastAsia="es-MX"/>
        </w:rPr>
        <w:t>:</w:t>
      </w:r>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color w:val="A6E22E"/>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js</w:t>
      </w:r>
      <w:proofErr w:type="spellEnd"/>
      <w:r w:rsidRPr="00F754F0">
        <w:rPr>
          <w:rFonts w:ascii="Courier New" w:eastAsia="Times New Roman" w:hAnsi="Courier New" w:cs="Courier New"/>
          <w:color w:val="A6E22E"/>
          <w:sz w:val="20"/>
          <w:szCs w:val="20"/>
          <w:lang w:val="en-US" w:eastAsia="es-MX"/>
        </w:rPr>
        <w:t>/[id].[</w:t>
      </w:r>
      <w:proofErr w:type="spellStart"/>
      <w:r w:rsidRPr="00F754F0">
        <w:rPr>
          <w:rFonts w:ascii="Courier New" w:eastAsia="Times New Roman" w:hAnsi="Courier New" w:cs="Courier New"/>
          <w:color w:val="A6E22E"/>
          <w:sz w:val="20"/>
          <w:szCs w:val="20"/>
          <w:lang w:val="en-US" w:eastAsia="es-MX"/>
        </w:rPr>
        <w:t>chunkhash</w:t>
      </w:r>
      <w:proofErr w:type="spellEnd"/>
      <w:r w:rsidRPr="00F754F0">
        <w:rPr>
          <w:rFonts w:ascii="Courier New" w:eastAsia="Times New Roman" w:hAnsi="Courier New" w:cs="Courier New"/>
          <w:color w:val="A6E22E"/>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js</w:t>
      </w:r>
      <w:proofErr w:type="spellEnd"/>
      <w:r w:rsidRPr="00F754F0">
        <w:rPr>
          <w:rFonts w:ascii="Courier New" w:eastAsia="Times New Roman" w:hAnsi="Courier New" w:cs="Courier New"/>
          <w:color w:val="A6E22E"/>
          <w:sz w:val="20"/>
          <w:szCs w:val="20"/>
          <w:lang w:val="en-US" w:eastAsia="es-MX"/>
        </w:rPr>
        <w:t>'</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lastRenderedPageBreak/>
        <w:t>Pd: Si el error “</w:t>
      </w:r>
      <w:r w:rsidRPr="00F754F0">
        <w:rPr>
          <w:rFonts w:ascii="Arial" w:eastAsia="Times New Roman" w:hAnsi="Arial" w:cs="Arial"/>
          <w:i/>
          <w:iCs/>
          <w:color w:val="4A4A4A"/>
          <w:sz w:val="20"/>
          <w:szCs w:val="20"/>
          <w:lang w:val="es-MX" w:eastAsia="es-MX"/>
        </w:rPr>
        <w:t xml:space="preserve">Module </w:t>
      </w:r>
      <w:proofErr w:type="spellStart"/>
      <w:r w:rsidRPr="00F754F0">
        <w:rPr>
          <w:rFonts w:ascii="Arial" w:eastAsia="Times New Roman" w:hAnsi="Arial" w:cs="Arial"/>
          <w:i/>
          <w:iCs/>
          <w:color w:val="4A4A4A"/>
          <w:sz w:val="20"/>
          <w:szCs w:val="20"/>
          <w:lang w:val="es-MX" w:eastAsia="es-MX"/>
        </w:rPr>
        <w:t>not</w:t>
      </w:r>
      <w:proofErr w:type="spellEnd"/>
      <w:r w:rsidRPr="00F754F0">
        <w:rPr>
          <w:rFonts w:ascii="Arial" w:eastAsia="Times New Roman" w:hAnsi="Arial" w:cs="Arial"/>
          <w:i/>
          <w:iCs/>
          <w:color w:val="4A4A4A"/>
          <w:sz w:val="20"/>
          <w:szCs w:val="20"/>
          <w:lang w:val="es-MX" w:eastAsia="es-MX"/>
        </w:rPr>
        <w:t xml:space="preserve"> </w:t>
      </w:r>
      <w:proofErr w:type="spellStart"/>
      <w:r w:rsidRPr="00F754F0">
        <w:rPr>
          <w:rFonts w:ascii="Arial" w:eastAsia="Times New Roman" w:hAnsi="Arial" w:cs="Arial"/>
          <w:i/>
          <w:iCs/>
          <w:color w:val="4A4A4A"/>
          <w:sz w:val="20"/>
          <w:szCs w:val="20"/>
          <w:lang w:val="es-MX" w:eastAsia="es-MX"/>
        </w:rPr>
        <w:t>found</w:t>
      </w:r>
      <w:proofErr w:type="spellEnd"/>
      <w:r w:rsidRPr="00F754F0">
        <w:rPr>
          <w:rFonts w:ascii="Arial" w:eastAsia="Times New Roman" w:hAnsi="Arial" w:cs="Arial"/>
          <w:i/>
          <w:iCs/>
          <w:color w:val="4A4A4A"/>
          <w:sz w:val="20"/>
          <w:szCs w:val="20"/>
          <w:lang w:val="es-MX" w:eastAsia="es-MX"/>
        </w:rPr>
        <w:t xml:space="preserve">: Error: </w:t>
      </w:r>
      <w:proofErr w:type="spellStart"/>
      <w:r w:rsidRPr="00F754F0">
        <w:rPr>
          <w:rFonts w:ascii="Arial" w:eastAsia="Times New Roman" w:hAnsi="Arial" w:cs="Arial"/>
          <w:i/>
          <w:iCs/>
          <w:color w:val="4A4A4A"/>
          <w:sz w:val="20"/>
          <w:szCs w:val="20"/>
          <w:lang w:val="es-MX" w:eastAsia="es-MX"/>
        </w:rPr>
        <w:t>Can’t</w:t>
      </w:r>
      <w:proofErr w:type="spellEnd"/>
      <w:r w:rsidRPr="00F754F0">
        <w:rPr>
          <w:rFonts w:ascii="Arial" w:eastAsia="Times New Roman" w:hAnsi="Arial" w:cs="Arial"/>
          <w:i/>
          <w:iCs/>
          <w:color w:val="4A4A4A"/>
          <w:sz w:val="20"/>
          <w:szCs w:val="20"/>
          <w:lang w:val="es-MX" w:eastAsia="es-MX"/>
        </w:rPr>
        <w:t xml:space="preserve"> </w:t>
      </w:r>
      <w:proofErr w:type="spellStart"/>
      <w:r w:rsidRPr="00F754F0">
        <w:rPr>
          <w:rFonts w:ascii="Arial" w:eastAsia="Times New Roman" w:hAnsi="Arial" w:cs="Arial"/>
          <w:i/>
          <w:iCs/>
          <w:color w:val="4A4A4A"/>
          <w:sz w:val="20"/>
          <w:szCs w:val="20"/>
          <w:lang w:val="es-MX" w:eastAsia="es-MX"/>
        </w:rPr>
        <w:t>resolve</w:t>
      </w:r>
      <w:proofErr w:type="spellEnd"/>
      <w:r w:rsidRPr="00F754F0">
        <w:rPr>
          <w:rFonts w:ascii="Arial" w:eastAsia="Times New Roman" w:hAnsi="Arial" w:cs="Arial"/>
          <w:i/>
          <w:iCs/>
          <w:color w:val="4A4A4A"/>
          <w:sz w:val="20"/>
          <w:szCs w:val="20"/>
          <w:lang w:val="es-MX" w:eastAsia="es-MX"/>
        </w:rPr>
        <w:t xml:space="preserve"> '@babel/</w:t>
      </w:r>
      <w:proofErr w:type="spellStart"/>
      <w:r w:rsidRPr="00F754F0">
        <w:rPr>
          <w:rFonts w:ascii="Arial" w:eastAsia="Times New Roman" w:hAnsi="Arial" w:cs="Arial"/>
          <w:i/>
          <w:iCs/>
          <w:color w:val="4A4A4A"/>
          <w:sz w:val="20"/>
          <w:szCs w:val="20"/>
          <w:lang w:val="es-MX" w:eastAsia="es-MX"/>
        </w:rPr>
        <w:t>runtime</w:t>
      </w:r>
      <w:proofErr w:type="spellEnd"/>
      <w:r w:rsidRPr="00F754F0">
        <w:rPr>
          <w:rFonts w:ascii="Arial" w:eastAsia="Times New Roman" w:hAnsi="Arial" w:cs="Arial"/>
          <w:i/>
          <w:iCs/>
          <w:color w:val="4A4A4A"/>
          <w:sz w:val="20"/>
          <w:szCs w:val="20"/>
          <w:lang w:val="es-MX" w:eastAsia="es-MX"/>
        </w:rPr>
        <w:t>/</w:t>
      </w:r>
      <w:proofErr w:type="spellStart"/>
      <w:r w:rsidRPr="00F754F0">
        <w:rPr>
          <w:rFonts w:ascii="Arial" w:eastAsia="Times New Roman" w:hAnsi="Arial" w:cs="Arial"/>
          <w:i/>
          <w:iCs/>
          <w:color w:val="4A4A4A"/>
          <w:sz w:val="20"/>
          <w:szCs w:val="20"/>
          <w:lang w:val="es-MX" w:eastAsia="es-MX"/>
        </w:rPr>
        <w:t>helpers</w:t>
      </w:r>
      <w:proofErr w:type="spellEnd"/>
      <w:r w:rsidRPr="00F754F0">
        <w:rPr>
          <w:rFonts w:ascii="Arial" w:eastAsia="Times New Roman" w:hAnsi="Arial" w:cs="Arial"/>
          <w:i/>
          <w:iCs/>
          <w:color w:val="4A4A4A"/>
          <w:sz w:val="20"/>
          <w:szCs w:val="20"/>
          <w:lang w:val="es-MX" w:eastAsia="es-MX"/>
        </w:rPr>
        <w:t>/</w:t>
      </w:r>
      <w:proofErr w:type="spellStart"/>
      <w:r w:rsidRPr="00F754F0">
        <w:rPr>
          <w:rFonts w:ascii="Arial" w:eastAsia="Times New Roman" w:hAnsi="Arial" w:cs="Arial"/>
          <w:i/>
          <w:iCs/>
          <w:color w:val="4A4A4A"/>
          <w:sz w:val="20"/>
          <w:szCs w:val="20"/>
          <w:lang w:val="es-MX" w:eastAsia="es-MX"/>
        </w:rPr>
        <w:t>asyncToGenerator</w:t>
      </w:r>
      <w:proofErr w:type="spellEnd"/>
      <w:r w:rsidRPr="00F754F0">
        <w:rPr>
          <w:rFonts w:ascii="Arial" w:eastAsia="Times New Roman" w:hAnsi="Arial" w:cs="Arial"/>
          <w:color w:val="4A4A4A"/>
          <w:sz w:val="20"/>
          <w:szCs w:val="20"/>
          <w:lang w:val="es-MX" w:eastAsia="es-MX"/>
        </w:rPr>
        <w:t>’” ocurre, instalar </w:t>
      </w:r>
      <w:r w:rsidRPr="00F754F0">
        <w:rPr>
          <w:rFonts w:ascii="Arial" w:eastAsia="Times New Roman" w:hAnsi="Arial" w:cs="Arial"/>
          <w:b/>
          <w:bCs/>
          <w:color w:val="4A4A4A"/>
          <w:sz w:val="20"/>
          <w:szCs w:val="20"/>
          <w:lang w:val="es-MX" w:eastAsia="es-MX"/>
        </w:rPr>
        <w:t>@babel/</w:t>
      </w:r>
      <w:proofErr w:type="spellStart"/>
      <w:r w:rsidRPr="00F754F0">
        <w:rPr>
          <w:rFonts w:ascii="Arial" w:eastAsia="Times New Roman" w:hAnsi="Arial" w:cs="Arial"/>
          <w:b/>
          <w:bCs/>
          <w:color w:val="4A4A4A"/>
          <w:sz w:val="20"/>
          <w:szCs w:val="20"/>
          <w:lang w:val="es-MX" w:eastAsia="es-MX"/>
        </w:rPr>
        <w:t>runtime</w:t>
      </w:r>
      <w:proofErr w:type="spellEnd"/>
      <w:r w:rsidRPr="00F754F0">
        <w:rPr>
          <w:rFonts w:ascii="Arial" w:eastAsia="Times New Roman" w:hAnsi="Arial" w:cs="Arial"/>
          <w:color w:val="4A4A4A"/>
          <w:sz w:val="20"/>
          <w:szCs w:val="20"/>
          <w:lang w:val="es-MX" w:eastAsia="es-MX"/>
        </w:rPr>
        <w:t>, así:</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FFFFFF"/>
          <w:sz w:val="20"/>
          <w:szCs w:val="20"/>
          <w:lang w:val="en-US" w:eastAsia="es-MX"/>
        </w:rPr>
        <w:t>npm</w:t>
      </w:r>
      <w:proofErr w:type="spellEnd"/>
      <w:proofErr w:type="gramEnd"/>
      <w:r w:rsidRPr="00F754F0">
        <w:rPr>
          <w:rFonts w:ascii="Courier New" w:eastAsia="Times New Roman" w:hAnsi="Courier New" w:cs="Courier New"/>
          <w:color w:val="FFFFFF"/>
          <w:sz w:val="20"/>
          <w:szCs w:val="20"/>
          <w:lang w:val="en-US" w:eastAsia="es-MX"/>
        </w:rPr>
        <w:t xml:space="preserve"> install --</w:t>
      </w:r>
      <w:r w:rsidRPr="00F754F0">
        <w:rPr>
          <w:rFonts w:ascii="Courier New" w:eastAsia="Times New Roman" w:hAnsi="Courier New" w:cs="Courier New"/>
          <w:color w:val="A6E22E"/>
          <w:sz w:val="20"/>
          <w:szCs w:val="20"/>
          <w:lang w:val="en-US" w:eastAsia="es-MX"/>
        </w:rPr>
        <w:t>save</w:t>
      </w:r>
      <w:r w:rsidRPr="00F754F0">
        <w:rPr>
          <w:rFonts w:ascii="Courier New" w:eastAsia="Times New Roman" w:hAnsi="Courier New" w:cs="Courier New"/>
          <w:color w:val="FFFFFF"/>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dev</w:t>
      </w:r>
      <w:proofErr w:type="spellEnd"/>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color w:val="A6E22E"/>
          <w:sz w:val="20"/>
          <w:szCs w:val="20"/>
          <w:lang w:val="en-US" w:eastAsia="es-MX"/>
        </w:rPr>
        <w:t>save</w:t>
      </w:r>
      <w:r w:rsidRPr="00F754F0">
        <w:rPr>
          <w:rFonts w:ascii="Courier New" w:eastAsia="Times New Roman" w:hAnsi="Courier New" w:cs="Courier New"/>
          <w:color w:val="FFFFFF"/>
          <w:sz w:val="20"/>
          <w:szCs w:val="20"/>
          <w:lang w:val="en-US" w:eastAsia="es-MX"/>
        </w:rPr>
        <w:t>-exact @babel/runtime</w:t>
      </w:r>
      <w:bookmarkStart w:id="2" w:name="_GoBack"/>
      <w:bookmarkEnd w:id="2"/>
    </w:p>
    <w:p w:rsidR="00F754F0" w:rsidRPr="00F754F0" w:rsidRDefault="002A4635" w:rsidP="008E542B">
      <w:pPr>
        <w:pStyle w:val="NormalWeb"/>
        <w:shd w:val="clear" w:color="auto" w:fill="FFFFFF"/>
        <w:spacing w:before="0" w:beforeAutospacing="0" w:after="0" w:afterAutospacing="0"/>
        <w:jc w:val="both"/>
        <w:rPr>
          <w:rFonts w:ascii="Arial" w:hAnsi="Arial" w:cs="Arial"/>
          <w:color w:val="273B47"/>
          <w:sz w:val="20"/>
          <w:szCs w:val="20"/>
          <w:lang w:val="en-US"/>
        </w:rPr>
      </w:pPr>
      <w:r w:rsidRPr="002A4635">
        <w:rPr>
          <w:rFonts w:ascii="Arial" w:hAnsi="Arial" w:cs="Arial"/>
          <w:color w:val="273B47"/>
          <w:sz w:val="20"/>
          <w:szCs w:val="20"/>
          <w:lang w:val="en-US"/>
        </w:rPr>
        <w:drawing>
          <wp:inline distT="0" distB="0" distL="0" distR="0" wp14:anchorId="62B4A2D2" wp14:editId="52ECF89D">
            <wp:extent cx="5732145" cy="385254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3852545"/>
                    </a:xfrm>
                    <a:prstGeom prst="rect">
                      <a:avLst/>
                    </a:prstGeom>
                  </pic:spPr>
                </pic:pic>
              </a:graphicData>
            </a:graphic>
          </wp:inline>
        </w:drawing>
      </w:r>
    </w:p>
    <w:sectPr w:rsidR="00F754F0" w:rsidRPr="00F754F0" w:rsidSect="004E1AED">
      <w:footerReference w:type="default" r:id="rId64"/>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571" w:rsidRDefault="00097571">
      <w:pPr>
        <w:spacing w:after="0" w:line="240" w:lineRule="auto"/>
      </w:pPr>
      <w:r>
        <w:separator/>
      </w:r>
    </w:p>
  </w:endnote>
  <w:endnote w:type="continuationSeparator" w:id="0">
    <w:p w:rsidR="00097571" w:rsidRDefault="00097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233E13" w:rsidRDefault="00233E13">
        <w:pPr>
          <w:pStyle w:val="Piedepgina"/>
        </w:pPr>
        <w:r>
          <w:rPr>
            <w:lang w:bidi="es-ES"/>
          </w:rPr>
          <w:fldChar w:fldCharType="begin"/>
        </w:r>
        <w:r>
          <w:rPr>
            <w:lang w:bidi="es-ES"/>
          </w:rPr>
          <w:instrText xml:space="preserve"> PAGE   \* MERGEFORMAT </w:instrText>
        </w:r>
        <w:r>
          <w:rPr>
            <w:lang w:bidi="es-ES"/>
          </w:rPr>
          <w:fldChar w:fldCharType="separate"/>
        </w:r>
        <w:r w:rsidR="002A4635">
          <w:rPr>
            <w:noProof/>
            <w:lang w:bidi="es-ES"/>
          </w:rPr>
          <w:t>24</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571" w:rsidRDefault="00097571">
      <w:pPr>
        <w:spacing w:after="0" w:line="240" w:lineRule="auto"/>
      </w:pPr>
      <w:r>
        <w:separator/>
      </w:r>
    </w:p>
  </w:footnote>
  <w:footnote w:type="continuationSeparator" w:id="0">
    <w:p w:rsidR="00097571" w:rsidRDefault="000975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B38C4"/>
    <w:multiLevelType w:val="multilevel"/>
    <w:tmpl w:val="E5F2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21D89"/>
    <w:multiLevelType w:val="multilevel"/>
    <w:tmpl w:val="9A7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793556"/>
    <w:multiLevelType w:val="multilevel"/>
    <w:tmpl w:val="D970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B97A5D"/>
    <w:multiLevelType w:val="multilevel"/>
    <w:tmpl w:val="1A00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067C0B"/>
    <w:multiLevelType w:val="multilevel"/>
    <w:tmpl w:val="EC90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985FEB"/>
    <w:multiLevelType w:val="multilevel"/>
    <w:tmpl w:val="FFA8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3C1CAB"/>
    <w:multiLevelType w:val="multilevel"/>
    <w:tmpl w:val="F0BC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B41BBB"/>
    <w:multiLevelType w:val="multilevel"/>
    <w:tmpl w:val="275A1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493E6A"/>
    <w:multiLevelType w:val="multilevel"/>
    <w:tmpl w:val="48AE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FA0295"/>
    <w:multiLevelType w:val="multilevel"/>
    <w:tmpl w:val="96CA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69031D"/>
    <w:multiLevelType w:val="multilevel"/>
    <w:tmpl w:val="2EF2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6271E"/>
    <w:multiLevelType w:val="multilevel"/>
    <w:tmpl w:val="ED06C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9A0420"/>
    <w:multiLevelType w:val="multilevel"/>
    <w:tmpl w:val="C4FA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21458C"/>
    <w:multiLevelType w:val="multilevel"/>
    <w:tmpl w:val="AF280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07621E"/>
    <w:multiLevelType w:val="multilevel"/>
    <w:tmpl w:val="AF50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805871"/>
    <w:multiLevelType w:val="multilevel"/>
    <w:tmpl w:val="748C8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CC677B"/>
    <w:multiLevelType w:val="multilevel"/>
    <w:tmpl w:val="5256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9F68FA"/>
    <w:multiLevelType w:val="multilevel"/>
    <w:tmpl w:val="313E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6C25AD"/>
    <w:multiLevelType w:val="multilevel"/>
    <w:tmpl w:val="3AF05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38128E"/>
    <w:multiLevelType w:val="multilevel"/>
    <w:tmpl w:val="2C7A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0259CB"/>
    <w:multiLevelType w:val="multilevel"/>
    <w:tmpl w:val="1EB2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F021DA"/>
    <w:multiLevelType w:val="multilevel"/>
    <w:tmpl w:val="C2F8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2205B0"/>
    <w:multiLevelType w:val="multilevel"/>
    <w:tmpl w:val="AAC0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DF493A"/>
    <w:multiLevelType w:val="multilevel"/>
    <w:tmpl w:val="E108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3E6B56"/>
    <w:multiLevelType w:val="multilevel"/>
    <w:tmpl w:val="1F26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6E68B4"/>
    <w:multiLevelType w:val="multilevel"/>
    <w:tmpl w:val="2880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8BA67D9"/>
    <w:multiLevelType w:val="multilevel"/>
    <w:tmpl w:val="5F9A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9047CD2"/>
    <w:multiLevelType w:val="multilevel"/>
    <w:tmpl w:val="A0FC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B253CBE"/>
    <w:multiLevelType w:val="multilevel"/>
    <w:tmpl w:val="1FD2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A67149"/>
    <w:multiLevelType w:val="multilevel"/>
    <w:tmpl w:val="A7DE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006D24"/>
    <w:multiLevelType w:val="multilevel"/>
    <w:tmpl w:val="8ED4B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854713E"/>
    <w:multiLevelType w:val="multilevel"/>
    <w:tmpl w:val="7162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551868"/>
    <w:multiLevelType w:val="multilevel"/>
    <w:tmpl w:val="E164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CD2535"/>
    <w:multiLevelType w:val="multilevel"/>
    <w:tmpl w:val="4BAC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6"/>
  </w:num>
  <w:num w:numId="4">
    <w:abstractNumId w:val="23"/>
  </w:num>
  <w:num w:numId="5">
    <w:abstractNumId w:val="8"/>
  </w:num>
  <w:num w:numId="6">
    <w:abstractNumId w:val="5"/>
  </w:num>
  <w:num w:numId="7">
    <w:abstractNumId w:val="33"/>
  </w:num>
  <w:num w:numId="8">
    <w:abstractNumId w:val="0"/>
  </w:num>
  <w:num w:numId="9">
    <w:abstractNumId w:val="4"/>
  </w:num>
  <w:num w:numId="10">
    <w:abstractNumId w:val="24"/>
  </w:num>
  <w:num w:numId="11">
    <w:abstractNumId w:val="10"/>
  </w:num>
  <w:num w:numId="12">
    <w:abstractNumId w:val="32"/>
  </w:num>
  <w:num w:numId="13">
    <w:abstractNumId w:val="25"/>
  </w:num>
  <w:num w:numId="14">
    <w:abstractNumId w:val="27"/>
  </w:num>
  <w:num w:numId="15">
    <w:abstractNumId w:val="7"/>
  </w:num>
  <w:num w:numId="16">
    <w:abstractNumId w:val="9"/>
  </w:num>
  <w:num w:numId="17">
    <w:abstractNumId w:val="11"/>
  </w:num>
  <w:num w:numId="18">
    <w:abstractNumId w:val="26"/>
  </w:num>
  <w:num w:numId="19">
    <w:abstractNumId w:val="2"/>
  </w:num>
  <w:num w:numId="20">
    <w:abstractNumId w:val="17"/>
  </w:num>
  <w:num w:numId="21">
    <w:abstractNumId w:val="20"/>
  </w:num>
  <w:num w:numId="22">
    <w:abstractNumId w:val="22"/>
  </w:num>
  <w:num w:numId="23">
    <w:abstractNumId w:val="14"/>
  </w:num>
  <w:num w:numId="24">
    <w:abstractNumId w:val="13"/>
  </w:num>
  <w:num w:numId="25">
    <w:abstractNumId w:val="1"/>
  </w:num>
  <w:num w:numId="26">
    <w:abstractNumId w:val="28"/>
  </w:num>
  <w:num w:numId="27">
    <w:abstractNumId w:val="18"/>
  </w:num>
  <w:num w:numId="28">
    <w:abstractNumId w:val="30"/>
  </w:num>
  <w:num w:numId="29">
    <w:abstractNumId w:val="31"/>
  </w:num>
  <w:num w:numId="30">
    <w:abstractNumId w:val="3"/>
  </w:num>
  <w:num w:numId="31">
    <w:abstractNumId w:val="12"/>
  </w:num>
  <w:num w:numId="32">
    <w:abstractNumId w:val="15"/>
  </w:num>
  <w:num w:numId="33">
    <w:abstractNumId w:val="16"/>
  </w:num>
  <w:num w:numId="3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13C"/>
    <w:rsid w:val="00047E53"/>
    <w:rsid w:val="00097571"/>
    <w:rsid w:val="000B7DDC"/>
    <w:rsid w:val="00117503"/>
    <w:rsid w:val="00125790"/>
    <w:rsid w:val="00142725"/>
    <w:rsid w:val="00194DF6"/>
    <w:rsid w:val="001C313C"/>
    <w:rsid w:val="001D5245"/>
    <w:rsid w:val="0020127B"/>
    <w:rsid w:val="00233E13"/>
    <w:rsid w:val="00241185"/>
    <w:rsid w:val="00265B44"/>
    <w:rsid w:val="002A4635"/>
    <w:rsid w:val="002F32A5"/>
    <w:rsid w:val="00301E5D"/>
    <w:rsid w:val="00356E83"/>
    <w:rsid w:val="00392BCF"/>
    <w:rsid w:val="003A02C8"/>
    <w:rsid w:val="003C42A7"/>
    <w:rsid w:val="00425429"/>
    <w:rsid w:val="00464C4A"/>
    <w:rsid w:val="004A0405"/>
    <w:rsid w:val="004E1AED"/>
    <w:rsid w:val="005050C2"/>
    <w:rsid w:val="0055699E"/>
    <w:rsid w:val="00576963"/>
    <w:rsid w:val="005C12A5"/>
    <w:rsid w:val="005C207F"/>
    <w:rsid w:val="005E0512"/>
    <w:rsid w:val="00694593"/>
    <w:rsid w:val="006D4DBA"/>
    <w:rsid w:val="00783AB9"/>
    <w:rsid w:val="00867EF7"/>
    <w:rsid w:val="008D6C4E"/>
    <w:rsid w:val="008E542B"/>
    <w:rsid w:val="008F0C51"/>
    <w:rsid w:val="008F4133"/>
    <w:rsid w:val="00905D9A"/>
    <w:rsid w:val="009E2E91"/>
    <w:rsid w:val="009E3517"/>
    <w:rsid w:val="00A1310C"/>
    <w:rsid w:val="00A23551"/>
    <w:rsid w:val="00A54B35"/>
    <w:rsid w:val="00A67450"/>
    <w:rsid w:val="00B2280F"/>
    <w:rsid w:val="00B90E42"/>
    <w:rsid w:val="00C0278D"/>
    <w:rsid w:val="00C4108A"/>
    <w:rsid w:val="00C5155E"/>
    <w:rsid w:val="00C56505"/>
    <w:rsid w:val="00C94C97"/>
    <w:rsid w:val="00CE19A0"/>
    <w:rsid w:val="00D47A97"/>
    <w:rsid w:val="00D73C8A"/>
    <w:rsid w:val="00DA4C16"/>
    <w:rsid w:val="00DD452C"/>
    <w:rsid w:val="00DF5BA8"/>
    <w:rsid w:val="00E23BDB"/>
    <w:rsid w:val="00E703C8"/>
    <w:rsid w:val="00EB57C0"/>
    <w:rsid w:val="00EC2701"/>
    <w:rsid w:val="00EF052C"/>
    <w:rsid w:val="00EF5BDC"/>
    <w:rsid w:val="00EF6A9B"/>
    <w:rsid w:val="00F37F68"/>
    <w:rsid w:val="00F6053A"/>
    <w:rsid w:val="00F60A43"/>
    <w:rsid w:val="00F754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C14702-DA48-42DF-B6D7-9D40D17F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1C313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1C313C"/>
    <w:rPr>
      <w:b/>
      <w:bCs/>
    </w:rPr>
  </w:style>
  <w:style w:type="character" w:customStyle="1" w:styleId="hljs-keyword">
    <w:name w:val="hljs-keyword"/>
    <w:basedOn w:val="Fuentedeprrafopredeter"/>
    <w:rsid w:val="001D5245"/>
  </w:style>
  <w:style w:type="character" w:customStyle="1" w:styleId="hljs-selector-tag">
    <w:name w:val="hljs-selector-tag"/>
    <w:basedOn w:val="Fuentedeprrafopredeter"/>
    <w:rsid w:val="001D5245"/>
  </w:style>
  <w:style w:type="character" w:customStyle="1" w:styleId="hljs-comment">
    <w:name w:val="hljs-comment"/>
    <w:basedOn w:val="Fuentedeprrafopredeter"/>
    <w:rsid w:val="001D5245"/>
  </w:style>
  <w:style w:type="character" w:customStyle="1" w:styleId="hljs-builtin">
    <w:name w:val="hljs-built_in"/>
    <w:basedOn w:val="Fuentedeprrafopredeter"/>
    <w:rsid w:val="001D5245"/>
  </w:style>
  <w:style w:type="character" w:customStyle="1" w:styleId="hljs-number">
    <w:name w:val="hljs-number"/>
    <w:basedOn w:val="Fuentedeprrafopredeter"/>
    <w:rsid w:val="001D5245"/>
  </w:style>
  <w:style w:type="character" w:customStyle="1" w:styleId="hljs-string">
    <w:name w:val="hljs-string"/>
    <w:basedOn w:val="Fuentedeprrafopredeter"/>
    <w:rsid w:val="001D5245"/>
  </w:style>
  <w:style w:type="character" w:customStyle="1" w:styleId="hljs-selector-class">
    <w:name w:val="hljs-selector-class"/>
    <w:basedOn w:val="Fuentedeprrafopredeter"/>
    <w:rsid w:val="00301E5D"/>
  </w:style>
  <w:style w:type="character" w:customStyle="1" w:styleId="hljs-attribute">
    <w:name w:val="hljs-attribute"/>
    <w:basedOn w:val="Fuentedeprrafopredeter"/>
    <w:rsid w:val="00E23BDB"/>
  </w:style>
  <w:style w:type="character" w:styleId="Hipervnculo">
    <w:name w:val="Hyperlink"/>
    <w:basedOn w:val="Fuentedeprrafopredeter"/>
    <w:uiPriority w:val="99"/>
    <w:unhideWhenUsed/>
    <w:rsid w:val="00142725"/>
    <w:rPr>
      <w:color w:val="0000FF"/>
      <w:u w:val="single"/>
    </w:rPr>
  </w:style>
  <w:style w:type="character" w:customStyle="1" w:styleId="hljs-regexp">
    <w:name w:val="hljs-regexp"/>
    <w:basedOn w:val="Fuentedeprrafopredeter"/>
    <w:rsid w:val="00265B44"/>
  </w:style>
  <w:style w:type="character" w:customStyle="1" w:styleId="star-number">
    <w:name w:val="star-number"/>
    <w:basedOn w:val="Fuentedeprrafopredeter"/>
    <w:rsid w:val="006D4DBA"/>
  </w:style>
  <w:style w:type="character" w:customStyle="1" w:styleId="hljs-literal">
    <w:name w:val="hljs-literal"/>
    <w:basedOn w:val="Fuentedeprrafopredeter"/>
    <w:rsid w:val="005050C2"/>
  </w:style>
  <w:style w:type="character" w:customStyle="1" w:styleId="qml">
    <w:name w:val="qml"/>
    <w:basedOn w:val="Fuentedeprrafopredeter"/>
    <w:rsid w:val="00425429"/>
  </w:style>
  <w:style w:type="character" w:customStyle="1" w:styleId="hljs-meta">
    <w:name w:val="hljs-meta"/>
    <w:basedOn w:val="Fuentedeprrafopredeter"/>
    <w:rsid w:val="00425429"/>
  </w:style>
  <w:style w:type="character" w:customStyle="1" w:styleId="hljs-tag">
    <w:name w:val="hljs-tag"/>
    <w:basedOn w:val="Fuentedeprrafopredeter"/>
    <w:rsid w:val="00425429"/>
  </w:style>
  <w:style w:type="character" w:customStyle="1" w:styleId="hljs-name">
    <w:name w:val="hljs-name"/>
    <w:basedOn w:val="Fuentedeprrafopredeter"/>
    <w:rsid w:val="00425429"/>
  </w:style>
  <w:style w:type="character" w:customStyle="1" w:styleId="hljs-attr">
    <w:name w:val="hljs-attr"/>
    <w:basedOn w:val="Fuentedeprrafopredeter"/>
    <w:rsid w:val="00425429"/>
  </w:style>
  <w:style w:type="character" w:styleId="nfasis">
    <w:name w:val="Emphasis"/>
    <w:basedOn w:val="Fuentedeprrafopredeter"/>
    <w:uiPriority w:val="20"/>
    <w:qFormat/>
    <w:rsid w:val="00425429"/>
    <w:rPr>
      <w:i/>
      <w:iCs/>
    </w:rPr>
  </w:style>
  <w:style w:type="character" w:customStyle="1" w:styleId="hljs-function">
    <w:name w:val="hljs-function"/>
    <w:basedOn w:val="Fuentedeprrafopredeter"/>
    <w:rsid w:val="00425429"/>
  </w:style>
  <w:style w:type="character" w:customStyle="1" w:styleId="hljs-title">
    <w:name w:val="hljs-title"/>
    <w:basedOn w:val="Fuentedeprrafopredeter"/>
    <w:rsid w:val="00425429"/>
  </w:style>
  <w:style w:type="character" w:customStyle="1" w:styleId="hljs-params">
    <w:name w:val="hljs-params"/>
    <w:basedOn w:val="Fuentedeprrafopredeter"/>
    <w:rsid w:val="00425429"/>
  </w:style>
  <w:style w:type="character" w:customStyle="1" w:styleId="xml">
    <w:name w:val="xml"/>
    <w:basedOn w:val="Fuentedeprrafopredeter"/>
    <w:rsid w:val="00425429"/>
  </w:style>
  <w:style w:type="character" w:customStyle="1" w:styleId="dts">
    <w:name w:val="dts"/>
    <w:basedOn w:val="Fuentedeprrafopredeter"/>
    <w:rsid w:val="00EF052C"/>
  </w:style>
  <w:style w:type="character" w:customStyle="1" w:styleId="hljs-symbol">
    <w:name w:val="hljs-symbol"/>
    <w:basedOn w:val="Fuentedeprrafopredeter"/>
    <w:rsid w:val="00EF052C"/>
  </w:style>
  <w:style w:type="character" w:customStyle="1" w:styleId="q">
    <w:name w:val="q"/>
    <w:basedOn w:val="Fuentedeprrafopredeter"/>
    <w:rsid w:val="00EF0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9774">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1950892">
      <w:bodyDiv w:val="1"/>
      <w:marLeft w:val="0"/>
      <w:marRight w:val="0"/>
      <w:marTop w:val="0"/>
      <w:marBottom w:val="0"/>
      <w:divBdr>
        <w:top w:val="none" w:sz="0" w:space="0" w:color="auto"/>
        <w:left w:val="none" w:sz="0" w:space="0" w:color="auto"/>
        <w:bottom w:val="none" w:sz="0" w:space="0" w:color="auto"/>
        <w:right w:val="none" w:sz="0" w:space="0" w:color="auto"/>
      </w:divBdr>
    </w:div>
    <w:div w:id="67381753">
      <w:bodyDiv w:val="1"/>
      <w:marLeft w:val="0"/>
      <w:marRight w:val="0"/>
      <w:marTop w:val="0"/>
      <w:marBottom w:val="0"/>
      <w:divBdr>
        <w:top w:val="none" w:sz="0" w:space="0" w:color="auto"/>
        <w:left w:val="none" w:sz="0" w:space="0" w:color="auto"/>
        <w:bottom w:val="none" w:sz="0" w:space="0" w:color="auto"/>
        <w:right w:val="none" w:sz="0" w:space="0" w:color="auto"/>
      </w:divBdr>
    </w:div>
    <w:div w:id="70084947">
      <w:bodyDiv w:val="1"/>
      <w:marLeft w:val="0"/>
      <w:marRight w:val="0"/>
      <w:marTop w:val="0"/>
      <w:marBottom w:val="0"/>
      <w:divBdr>
        <w:top w:val="none" w:sz="0" w:space="0" w:color="auto"/>
        <w:left w:val="none" w:sz="0" w:space="0" w:color="auto"/>
        <w:bottom w:val="none" w:sz="0" w:space="0" w:color="auto"/>
        <w:right w:val="none" w:sz="0" w:space="0" w:color="auto"/>
      </w:divBdr>
      <w:divsChild>
        <w:div w:id="1925724894">
          <w:marLeft w:val="0"/>
          <w:marRight w:val="0"/>
          <w:marTop w:val="0"/>
          <w:marBottom w:val="0"/>
          <w:divBdr>
            <w:top w:val="none" w:sz="0" w:space="0" w:color="auto"/>
            <w:left w:val="none" w:sz="0" w:space="0" w:color="auto"/>
            <w:bottom w:val="none" w:sz="0" w:space="0" w:color="auto"/>
            <w:right w:val="none" w:sz="0" w:space="0" w:color="auto"/>
          </w:divBdr>
        </w:div>
      </w:divsChild>
    </w:div>
    <w:div w:id="94985281">
      <w:bodyDiv w:val="1"/>
      <w:marLeft w:val="0"/>
      <w:marRight w:val="0"/>
      <w:marTop w:val="0"/>
      <w:marBottom w:val="0"/>
      <w:divBdr>
        <w:top w:val="none" w:sz="0" w:space="0" w:color="auto"/>
        <w:left w:val="none" w:sz="0" w:space="0" w:color="auto"/>
        <w:bottom w:val="none" w:sz="0" w:space="0" w:color="auto"/>
        <w:right w:val="none" w:sz="0" w:space="0" w:color="auto"/>
      </w:divBdr>
    </w:div>
    <w:div w:id="108860389">
      <w:bodyDiv w:val="1"/>
      <w:marLeft w:val="0"/>
      <w:marRight w:val="0"/>
      <w:marTop w:val="0"/>
      <w:marBottom w:val="0"/>
      <w:divBdr>
        <w:top w:val="none" w:sz="0" w:space="0" w:color="auto"/>
        <w:left w:val="none" w:sz="0" w:space="0" w:color="auto"/>
        <w:bottom w:val="none" w:sz="0" w:space="0" w:color="auto"/>
        <w:right w:val="none" w:sz="0" w:space="0" w:color="auto"/>
      </w:divBdr>
    </w:div>
    <w:div w:id="201212491">
      <w:bodyDiv w:val="1"/>
      <w:marLeft w:val="0"/>
      <w:marRight w:val="0"/>
      <w:marTop w:val="0"/>
      <w:marBottom w:val="0"/>
      <w:divBdr>
        <w:top w:val="none" w:sz="0" w:space="0" w:color="auto"/>
        <w:left w:val="none" w:sz="0" w:space="0" w:color="auto"/>
        <w:bottom w:val="none" w:sz="0" w:space="0" w:color="auto"/>
        <w:right w:val="none" w:sz="0" w:space="0" w:color="auto"/>
      </w:divBdr>
    </w:div>
    <w:div w:id="308294284">
      <w:bodyDiv w:val="1"/>
      <w:marLeft w:val="0"/>
      <w:marRight w:val="0"/>
      <w:marTop w:val="0"/>
      <w:marBottom w:val="0"/>
      <w:divBdr>
        <w:top w:val="none" w:sz="0" w:space="0" w:color="auto"/>
        <w:left w:val="none" w:sz="0" w:space="0" w:color="auto"/>
        <w:bottom w:val="none" w:sz="0" w:space="0" w:color="auto"/>
        <w:right w:val="none" w:sz="0" w:space="0" w:color="auto"/>
      </w:divBdr>
    </w:div>
    <w:div w:id="340161919">
      <w:bodyDiv w:val="1"/>
      <w:marLeft w:val="0"/>
      <w:marRight w:val="0"/>
      <w:marTop w:val="0"/>
      <w:marBottom w:val="0"/>
      <w:divBdr>
        <w:top w:val="none" w:sz="0" w:space="0" w:color="auto"/>
        <w:left w:val="none" w:sz="0" w:space="0" w:color="auto"/>
        <w:bottom w:val="none" w:sz="0" w:space="0" w:color="auto"/>
        <w:right w:val="none" w:sz="0" w:space="0" w:color="auto"/>
      </w:divBdr>
    </w:div>
    <w:div w:id="368071308">
      <w:bodyDiv w:val="1"/>
      <w:marLeft w:val="0"/>
      <w:marRight w:val="0"/>
      <w:marTop w:val="0"/>
      <w:marBottom w:val="0"/>
      <w:divBdr>
        <w:top w:val="none" w:sz="0" w:space="0" w:color="auto"/>
        <w:left w:val="none" w:sz="0" w:space="0" w:color="auto"/>
        <w:bottom w:val="none" w:sz="0" w:space="0" w:color="auto"/>
        <w:right w:val="none" w:sz="0" w:space="0" w:color="auto"/>
      </w:divBdr>
    </w:div>
    <w:div w:id="369766312">
      <w:bodyDiv w:val="1"/>
      <w:marLeft w:val="0"/>
      <w:marRight w:val="0"/>
      <w:marTop w:val="0"/>
      <w:marBottom w:val="0"/>
      <w:divBdr>
        <w:top w:val="none" w:sz="0" w:space="0" w:color="auto"/>
        <w:left w:val="none" w:sz="0" w:space="0" w:color="auto"/>
        <w:bottom w:val="none" w:sz="0" w:space="0" w:color="auto"/>
        <w:right w:val="none" w:sz="0" w:space="0" w:color="auto"/>
      </w:divBdr>
    </w:div>
    <w:div w:id="394007926">
      <w:bodyDiv w:val="1"/>
      <w:marLeft w:val="0"/>
      <w:marRight w:val="0"/>
      <w:marTop w:val="0"/>
      <w:marBottom w:val="0"/>
      <w:divBdr>
        <w:top w:val="none" w:sz="0" w:space="0" w:color="auto"/>
        <w:left w:val="none" w:sz="0" w:space="0" w:color="auto"/>
        <w:bottom w:val="none" w:sz="0" w:space="0" w:color="auto"/>
        <w:right w:val="none" w:sz="0" w:space="0" w:color="auto"/>
      </w:divBdr>
    </w:div>
    <w:div w:id="398947627">
      <w:bodyDiv w:val="1"/>
      <w:marLeft w:val="0"/>
      <w:marRight w:val="0"/>
      <w:marTop w:val="0"/>
      <w:marBottom w:val="0"/>
      <w:divBdr>
        <w:top w:val="none" w:sz="0" w:space="0" w:color="auto"/>
        <w:left w:val="none" w:sz="0" w:space="0" w:color="auto"/>
        <w:bottom w:val="none" w:sz="0" w:space="0" w:color="auto"/>
        <w:right w:val="none" w:sz="0" w:space="0" w:color="auto"/>
      </w:divBdr>
    </w:div>
    <w:div w:id="418605217">
      <w:bodyDiv w:val="1"/>
      <w:marLeft w:val="0"/>
      <w:marRight w:val="0"/>
      <w:marTop w:val="0"/>
      <w:marBottom w:val="0"/>
      <w:divBdr>
        <w:top w:val="none" w:sz="0" w:space="0" w:color="auto"/>
        <w:left w:val="none" w:sz="0" w:space="0" w:color="auto"/>
        <w:bottom w:val="none" w:sz="0" w:space="0" w:color="auto"/>
        <w:right w:val="none" w:sz="0" w:space="0" w:color="auto"/>
      </w:divBdr>
    </w:div>
    <w:div w:id="425157706">
      <w:bodyDiv w:val="1"/>
      <w:marLeft w:val="0"/>
      <w:marRight w:val="0"/>
      <w:marTop w:val="0"/>
      <w:marBottom w:val="0"/>
      <w:divBdr>
        <w:top w:val="none" w:sz="0" w:space="0" w:color="auto"/>
        <w:left w:val="none" w:sz="0" w:space="0" w:color="auto"/>
        <w:bottom w:val="none" w:sz="0" w:space="0" w:color="auto"/>
        <w:right w:val="none" w:sz="0" w:space="0" w:color="auto"/>
      </w:divBdr>
    </w:div>
    <w:div w:id="433481530">
      <w:bodyDiv w:val="1"/>
      <w:marLeft w:val="0"/>
      <w:marRight w:val="0"/>
      <w:marTop w:val="0"/>
      <w:marBottom w:val="0"/>
      <w:divBdr>
        <w:top w:val="none" w:sz="0" w:space="0" w:color="auto"/>
        <w:left w:val="none" w:sz="0" w:space="0" w:color="auto"/>
        <w:bottom w:val="none" w:sz="0" w:space="0" w:color="auto"/>
        <w:right w:val="none" w:sz="0" w:space="0" w:color="auto"/>
      </w:divBdr>
    </w:div>
    <w:div w:id="473643721">
      <w:bodyDiv w:val="1"/>
      <w:marLeft w:val="0"/>
      <w:marRight w:val="0"/>
      <w:marTop w:val="0"/>
      <w:marBottom w:val="0"/>
      <w:divBdr>
        <w:top w:val="none" w:sz="0" w:space="0" w:color="auto"/>
        <w:left w:val="none" w:sz="0" w:space="0" w:color="auto"/>
        <w:bottom w:val="none" w:sz="0" w:space="0" w:color="auto"/>
        <w:right w:val="none" w:sz="0" w:space="0" w:color="auto"/>
      </w:divBdr>
    </w:div>
    <w:div w:id="486171113">
      <w:bodyDiv w:val="1"/>
      <w:marLeft w:val="0"/>
      <w:marRight w:val="0"/>
      <w:marTop w:val="0"/>
      <w:marBottom w:val="0"/>
      <w:divBdr>
        <w:top w:val="none" w:sz="0" w:space="0" w:color="auto"/>
        <w:left w:val="none" w:sz="0" w:space="0" w:color="auto"/>
        <w:bottom w:val="none" w:sz="0" w:space="0" w:color="auto"/>
        <w:right w:val="none" w:sz="0" w:space="0" w:color="auto"/>
      </w:divBdr>
    </w:div>
    <w:div w:id="514883215">
      <w:bodyDiv w:val="1"/>
      <w:marLeft w:val="0"/>
      <w:marRight w:val="0"/>
      <w:marTop w:val="0"/>
      <w:marBottom w:val="0"/>
      <w:divBdr>
        <w:top w:val="none" w:sz="0" w:space="0" w:color="auto"/>
        <w:left w:val="none" w:sz="0" w:space="0" w:color="auto"/>
        <w:bottom w:val="none" w:sz="0" w:space="0" w:color="auto"/>
        <w:right w:val="none" w:sz="0" w:space="0" w:color="auto"/>
      </w:divBdr>
      <w:divsChild>
        <w:div w:id="1910458722">
          <w:marLeft w:val="0"/>
          <w:marRight w:val="0"/>
          <w:marTop w:val="0"/>
          <w:marBottom w:val="0"/>
          <w:divBdr>
            <w:top w:val="none" w:sz="0" w:space="0" w:color="auto"/>
            <w:left w:val="none" w:sz="0" w:space="0" w:color="auto"/>
            <w:bottom w:val="none" w:sz="0" w:space="0" w:color="auto"/>
            <w:right w:val="none" w:sz="0" w:space="0" w:color="auto"/>
          </w:divBdr>
        </w:div>
      </w:divsChild>
    </w:div>
    <w:div w:id="523834260">
      <w:bodyDiv w:val="1"/>
      <w:marLeft w:val="0"/>
      <w:marRight w:val="0"/>
      <w:marTop w:val="0"/>
      <w:marBottom w:val="0"/>
      <w:divBdr>
        <w:top w:val="none" w:sz="0" w:space="0" w:color="auto"/>
        <w:left w:val="none" w:sz="0" w:space="0" w:color="auto"/>
        <w:bottom w:val="none" w:sz="0" w:space="0" w:color="auto"/>
        <w:right w:val="none" w:sz="0" w:space="0" w:color="auto"/>
      </w:divBdr>
    </w:div>
    <w:div w:id="57181323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5695024">
      <w:bodyDiv w:val="1"/>
      <w:marLeft w:val="0"/>
      <w:marRight w:val="0"/>
      <w:marTop w:val="0"/>
      <w:marBottom w:val="0"/>
      <w:divBdr>
        <w:top w:val="none" w:sz="0" w:space="0" w:color="auto"/>
        <w:left w:val="none" w:sz="0" w:space="0" w:color="auto"/>
        <w:bottom w:val="none" w:sz="0" w:space="0" w:color="auto"/>
        <w:right w:val="none" w:sz="0" w:space="0" w:color="auto"/>
      </w:divBdr>
    </w:div>
    <w:div w:id="789054142">
      <w:bodyDiv w:val="1"/>
      <w:marLeft w:val="0"/>
      <w:marRight w:val="0"/>
      <w:marTop w:val="0"/>
      <w:marBottom w:val="0"/>
      <w:divBdr>
        <w:top w:val="none" w:sz="0" w:space="0" w:color="auto"/>
        <w:left w:val="none" w:sz="0" w:space="0" w:color="auto"/>
        <w:bottom w:val="none" w:sz="0" w:space="0" w:color="auto"/>
        <w:right w:val="none" w:sz="0" w:space="0" w:color="auto"/>
      </w:divBdr>
    </w:div>
    <w:div w:id="804087281">
      <w:bodyDiv w:val="1"/>
      <w:marLeft w:val="0"/>
      <w:marRight w:val="0"/>
      <w:marTop w:val="0"/>
      <w:marBottom w:val="0"/>
      <w:divBdr>
        <w:top w:val="none" w:sz="0" w:space="0" w:color="auto"/>
        <w:left w:val="none" w:sz="0" w:space="0" w:color="auto"/>
        <w:bottom w:val="none" w:sz="0" w:space="0" w:color="auto"/>
        <w:right w:val="none" w:sz="0" w:space="0" w:color="auto"/>
      </w:divBdr>
    </w:div>
    <w:div w:id="825702056">
      <w:bodyDiv w:val="1"/>
      <w:marLeft w:val="0"/>
      <w:marRight w:val="0"/>
      <w:marTop w:val="0"/>
      <w:marBottom w:val="0"/>
      <w:divBdr>
        <w:top w:val="none" w:sz="0" w:space="0" w:color="auto"/>
        <w:left w:val="none" w:sz="0" w:space="0" w:color="auto"/>
        <w:bottom w:val="none" w:sz="0" w:space="0" w:color="auto"/>
        <w:right w:val="none" w:sz="0" w:space="0" w:color="auto"/>
      </w:divBdr>
    </w:div>
    <w:div w:id="922377991">
      <w:bodyDiv w:val="1"/>
      <w:marLeft w:val="0"/>
      <w:marRight w:val="0"/>
      <w:marTop w:val="0"/>
      <w:marBottom w:val="0"/>
      <w:divBdr>
        <w:top w:val="none" w:sz="0" w:space="0" w:color="auto"/>
        <w:left w:val="none" w:sz="0" w:space="0" w:color="auto"/>
        <w:bottom w:val="none" w:sz="0" w:space="0" w:color="auto"/>
        <w:right w:val="none" w:sz="0" w:space="0" w:color="auto"/>
      </w:divBdr>
    </w:div>
    <w:div w:id="935942556">
      <w:bodyDiv w:val="1"/>
      <w:marLeft w:val="0"/>
      <w:marRight w:val="0"/>
      <w:marTop w:val="0"/>
      <w:marBottom w:val="0"/>
      <w:divBdr>
        <w:top w:val="none" w:sz="0" w:space="0" w:color="auto"/>
        <w:left w:val="none" w:sz="0" w:space="0" w:color="auto"/>
        <w:bottom w:val="none" w:sz="0" w:space="0" w:color="auto"/>
        <w:right w:val="none" w:sz="0" w:space="0" w:color="auto"/>
      </w:divBdr>
    </w:div>
    <w:div w:id="953249775">
      <w:bodyDiv w:val="1"/>
      <w:marLeft w:val="0"/>
      <w:marRight w:val="0"/>
      <w:marTop w:val="0"/>
      <w:marBottom w:val="0"/>
      <w:divBdr>
        <w:top w:val="none" w:sz="0" w:space="0" w:color="auto"/>
        <w:left w:val="none" w:sz="0" w:space="0" w:color="auto"/>
        <w:bottom w:val="none" w:sz="0" w:space="0" w:color="auto"/>
        <w:right w:val="none" w:sz="0" w:space="0" w:color="auto"/>
      </w:divBdr>
    </w:div>
    <w:div w:id="964582997">
      <w:bodyDiv w:val="1"/>
      <w:marLeft w:val="0"/>
      <w:marRight w:val="0"/>
      <w:marTop w:val="0"/>
      <w:marBottom w:val="0"/>
      <w:divBdr>
        <w:top w:val="none" w:sz="0" w:space="0" w:color="auto"/>
        <w:left w:val="none" w:sz="0" w:space="0" w:color="auto"/>
        <w:bottom w:val="none" w:sz="0" w:space="0" w:color="auto"/>
        <w:right w:val="none" w:sz="0" w:space="0" w:color="auto"/>
      </w:divBdr>
    </w:div>
    <w:div w:id="98219957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9084516">
      <w:bodyDiv w:val="1"/>
      <w:marLeft w:val="0"/>
      <w:marRight w:val="0"/>
      <w:marTop w:val="0"/>
      <w:marBottom w:val="0"/>
      <w:divBdr>
        <w:top w:val="none" w:sz="0" w:space="0" w:color="auto"/>
        <w:left w:val="none" w:sz="0" w:space="0" w:color="auto"/>
        <w:bottom w:val="none" w:sz="0" w:space="0" w:color="auto"/>
        <w:right w:val="none" w:sz="0" w:space="0" w:color="auto"/>
      </w:divBdr>
    </w:div>
    <w:div w:id="1107115873">
      <w:bodyDiv w:val="1"/>
      <w:marLeft w:val="0"/>
      <w:marRight w:val="0"/>
      <w:marTop w:val="0"/>
      <w:marBottom w:val="0"/>
      <w:divBdr>
        <w:top w:val="none" w:sz="0" w:space="0" w:color="auto"/>
        <w:left w:val="none" w:sz="0" w:space="0" w:color="auto"/>
        <w:bottom w:val="none" w:sz="0" w:space="0" w:color="auto"/>
        <w:right w:val="none" w:sz="0" w:space="0" w:color="auto"/>
      </w:divBdr>
    </w:div>
    <w:div w:id="1179807411">
      <w:bodyDiv w:val="1"/>
      <w:marLeft w:val="0"/>
      <w:marRight w:val="0"/>
      <w:marTop w:val="0"/>
      <w:marBottom w:val="0"/>
      <w:divBdr>
        <w:top w:val="none" w:sz="0" w:space="0" w:color="auto"/>
        <w:left w:val="none" w:sz="0" w:space="0" w:color="auto"/>
        <w:bottom w:val="none" w:sz="0" w:space="0" w:color="auto"/>
        <w:right w:val="none" w:sz="0" w:space="0" w:color="auto"/>
      </w:divBdr>
    </w:div>
    <w:div w:id="1190528365">
      <w:bodyDiv w:val="1"/>
      <w:marLeft w:val="0"/>
      <w:marRight w:val="0"/>
      <w:marTop w:val="0"/>
      <w:marBottom w:val="0"/>
      <w:divBdr>
        <w:top w:val="none" w:sz="0" w:space="0" w:color="auto"/>
        <w:left w:val="none" w:sz="0" w:space="0" w:color="auto"/>
        <w:bottom w:val="none" w:sz="0" w:space="0" w:color="auto"/>
        <w:right w:val="none" w:sz="0" w:space="0" w:color="auto"/>
      </w:divBdr>
    </w:div>
    <w:div w:id="1247035546">
      <w:bodyDiv w:val="1"/>
      <w:marLeft w:val="0"/>
      <w:marRight w:val="0"/>
      <w:marTop w:val="0"/>
      <w:marBottom w:val="0"/>
      <w:divBdr>
        <w:top w:val="none" w:sz="0" w:space="0" w:color="auto"/>
        <w:left w:val="none" w:sz="0" w:space="0" w:color="auto"/>
        <w:bottom w:val="none" w:sz="0" w:space="0" w:color="auto"/>
        <w:right w:val="none" w:sz="0" w:space="0" w:color="auto"/>
      </w:divBdr>
    </w:div>
    <w:div w:id="1265767467">
      <w:bodyDiv w:val="1"/>
      <w:marLeft w:val="0"/>
      <w:marRight w:val="0"/>
      <w:marTop w:val="0"/>
      <w:marBottom w:val="0"/>
      <w:divBdr>
        <w:top w:val="none" w:sz="0" w:space="0" w:color="auto"/>
        <w:left w:val="none" w:sz="0" w:space="0" w:color="auto"/>
        <w:bottom w:val="none" w:sz="0" w:space="0" w:color="auto"/>
        <w:right w:val="none" w:sz="0" w:space="0" w:color="auto"/>
      </w:divBdr>
    </w:div>
    <w:div w:id="1289046907">
      <w:bodyDiv w:val="1"/>
      <w:marLeft w:val="0"/>
      <w:marRight w:val="0"/>
      <w:marTop w:val="0"/>
      <w:marBottom w:val="0"/>
      <w:divBdr>
        <w:top w:val="none" w:sz="0" w:space="0" w:color="auto"/>
        <w:left w:val="none" w:sz="0" w:space="0" w:color="auto"/>
        <w:bottom w:val="none" w:sz="0" w:space="0" w:color="auto"/>
        <w:right w:val="none" w:sz="0" w:space="0" w:color="auto"/>
      </w:divBdr>
    </w:div>
    <w:div w:id="1290211844">
      <w:bodyDiv w:val="1"/>
      <w:marLeft w:val="0"/>
      <w:marRight w:val="0"/>
      <w:marTop w:val="0"/>
      <w:marBottom w:val="0"/>
      <w:divBdr>
        <w:top w:val="none" w:sz="0" w:space="0" w:color="auto"/>
        <w:left w:val="none" w:sz="0" w:space="0" w:color="auto"/>
        <w:bottom w:val="none" w:sz="0" w:space="0" w:color="auto"/>
        <w:right w:val="none" w:sz="0" w:space="0" w:color="auto"/>
      </w:divBdr>
    </w:div>
    <w:div w:id="1295138312">
      <w:bodyDiv w:val="1"/>
      <w:marLeft w:val="0"/>
      <w:marRight w:val="0"/>
      <w:marTop w:val="0"/>
      <w:marBottom w:val="0"/>
      <w:divBdr>
        <w:top w:val="none" w:sz="0" w:space="0" w:color="auto"/>
        <w:left w:val="none" w:sz="0" w:space="0" w:color="auto"/>
        <w:bottom w:val="none" w:sz="0" w:space="0" w:color="auto"/>
        <w:right w:val="none" w:sz="0" w:space="0" w:color="auto"/>
      </w:divBdr>
      <w:divsChild>
        <w:div w:id="1355112857">
          <w:marLeft w:val="0"/>
          <w:marRight w:val="0"/>
          <w:marTop w:val="0"/>
          <w:marBottom w:val="0"/>
          <w:divBdr>
            <w:top w:val="none" w:sz="0" w:space="0" w:color="auto"/>
            <w:left w:val="none" w:sz="0" w:space="0" w:color="auto"/>
            <w:bottom w:val="none" w:sz="0" w:space="0" w:color="auto"/>
            <w:right w:val="none" w:sz="0" w:space="0" w:color="auto"/>
          </w:divBdr>
          <w:divsChild>
            <w:div w:id="1011223952">
              <w:marLeft w:val="0"/>
              <w:marRight w:val="0"/>
              <w:marTop w:val="0"/>
              <w:marBottom w:val="0"/>
              <w:divBdr>
                <w:top w:val="none" w:sz="0" w:space="0" w:color="auto"/>
                <w:left w:val="none" w:sz="0" w:space="0" w:color="auto"/>
                <w:bottom w:val="none" w:sz="0" w:space="0" w:color="auto"/>
                <w:right w:val="none" w:sz="0" w:space="0" w:color="auto"/>
              </w:divBdr>
            </w:div>
            <w:div w:id="1255364138">
              <w:marLeft w:val="0"/>
              <w:marRight w:val="0"/>
              <w:marTop w:val="0"/>
              <w:marBottom w:val="0"/>
              <w:divBdr>
                <w:top w:val="none" w:sz="0" w:space="0" w:color="auto"/>
                <w:left w:val="none" w:sz="0" w:space="0" w:color="auto"/>
                <w:bottom w:val="none" w:sz="0" w:space="0" w:color="auto"/>
                <w:right w:val="none" w:sz="0" w:space="0" w:color="auto"/>
              </w:divBdr>
            </w:div>
            <w:div w:id="5828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5264">
      <w:bodyDiv w:val="1"/>
      <w:marLeft w:val="0"/>
      <w:marRight w:val="0"/>
      <w:marTop w:val="0"/>
      <w:marBottom w:val="0"/>
      <w:divBdr>
        <w:top w:val="none" w:sz="0" w:space="0" w:color="auto"/>
        <w:left w:val="none" w:sz="0" w:space="0" w:color="auto"/>
        <w:bottom w:val="none" w:sz="0" w:space="0" w:color="auto"/>
        <w:right w:val="none" w:sz="0" w:space="0" w:color="auto"/>
      </w:divBdr>
    </w:div>
    <w:div w:id="1325206156">
      <w:bodyDiv w:val="1"/>
      <w:marLeft w:val="0"/>
      <w:marRight w:val="0"/>
      <w:marTop w:val="0"/>
      <w:marBottom w:val="0"/>
      <w:divBdr>
        <w:top w:val="none" w:sz="0" w:space="0" w:color="auto"/>
        <w:left w:val="none" w:sz="0" w:space="0" w:color="auto"/>
        <w:bottom w:val="none" w:sz="0" w:space="0" w:color="auto"/>
        <w:right w:val="none" w:sz="0" w:space="0" w:color="auto"/>
      </w:divBdr>
    </w:div>
    <w:div w:id="1326864167">
      <w:bodyDiv w:val="1"/>
      <w:marLeft w:val="0"/>
      <w:marRight w:val="0"/>
      <w:marTop w:val="0"/>
      <w:marBottom w:val="0"/>
      <w:divBdr>
        <w:top w:val="none" w:sz="0" w:space="0" w:color="auto"/>
        <w:left w:val="none" w:sz="0" w:space="0" w:color="auto"/>
        <w:bottom w:val="none" w:sz="0" w:space="0" w:color="auto"/>
        <w:right w:val="none" w:sz="0" w:space="0" w:color="auto"/>
      </w:divBdr>
    </w:div>
    <w:div w:id="1392537540">
      <w:bodyDiv w:val="1"/>
      <w:marLeft w:val="0"/>
      <w:marRight w:val="0"/>
      <w:marTop w:val="0"/>
      <w:marBottom w:val="0"/>
      <w:divBdr>
        <w:top w:val="none" w:sz="0" w:space="0" w:color="auto"/>
        <w:left w:val="none" w:sz="0" w:space="0" w:color="auto"/>
        <w:bottom w:val="none" w:sz="0" w:space="0" w:color="auto"/>
        <w:right w:val="none" w:sz="0" w:space="0" w:color="auto"/>
      </w:divBdr>
    </w:div>
    <w:div w:id="1402630018">
      <w:bodyDiv w:val="1"/>
      <w:marLeft w:val="0"/>
      <w:marRight w:val="0"/>
      <w:marTop w:val="0"/>
      <w:marBottom w:val="0"/>
      <w:divBdr>
        <w:top w:val="none" w:sz="0" w:space="0" w:color="auto"/>
        <w:left w:val="none" w:sz="0" w:space="0" w:color="auto"/>
        <w:bottom w:val="none" w:sz="0" w:space="0" w:color="auto"/>
        <w:right w:val="none" w:sz="0" w:space="0" w:color="auto"/>
      </w:divBdr>
    </w:div>
    <w:div w:id="1433890312">
      <w:bodyDiv w:val="1"/>
      <w:marLeft w:val="0"/>
      <w:marRight w:val="0"/>
      <w:marTop w:val="0"/>
      <w:marBottom w:val="0"/>
      <w:divBdr>
        <w:top w:val="none" w:sz="0" w:space="0" w:color="auto"/>
        <w:left w:val="none" w:sz="0" w:space="0" w:color="auto"/>
        <w:bottom w:val="none" w:sz="0" w:space="0" w:color="auto"/>
        <w:right w:val="none" w:sz="0" w:space="0" w:color="auto"/>
      </w:divBdr>
      <w:divsChild>
        <w:div w:id="1114441686">
          <w:marLeft w:val="0"/>
          <w:marRight w:val="0"/>
          <w:marTop w:val="0"/>
          <w:marBottom w:val="0"/>
          <w:divBdr>
            <w:top w:val="none" w:sz="0" w:space="0" w:color="auto"/>
            <w:left w:val="none" w:sz="0" w:space="0" w:color="auto"/>
            <w:bottom w:val="single" w:sz="6" w:space="6" w:color="F6F6F6"/>
            <w:right w:val="none" w:sz="0" w:space="0" w:color="auto"/>
          </w:divBdr>
          <w:divsChild>
            <w:div w:id="1166362077">
              <w:marLeft w:val="0"/>
              <w:marRight w:val="0"/>
              <w:marTop w:val="0"/>
              <w:marBottom w:val="0"/>
              <w:divBdr>
                <w:top w:val="none" w:sz="0" w:space="0" w:color="auto"/>
                <w:left w:val="none" w:sz="0" w:space="0" w:color="auto"/>
                <w:bottom w:val="none" w:sz="0" w:space="0" w:color="auto"/>
                <w:right w:val="none" w:sz="0" w:space="0" w:color="auto"/>
              </w:divBdr>
            </w:div>
          </w:divsChild>
        </w:div>
        <w:div w:id="140000763">
          <w:marLeft w:val="0"/>
          <w:marRight w:val="0"/>
          <w:marTop w:val="0"/>
          <w:marBottom w:val="0"/>
          <w:divBdr>
            <w:top w:val="none" w:sz="0" w:space="0" w:color="auto"/>
            <w:left w:val="none" w:sz="0" w:space="0" w:color="auto"/>
            <w:bottom w:val="none" w:sz="0" w:space="0" w:color="auto"/>
            <w:right w:val="none" w:sz="0" w:space="0" w:color="auto"/>
          </w:divBdr>
          <w:divsChild>
            <w:div w:id="559362178">
              <w:marLeft w:val="0"/>
              <w:marRight w:val="0"/>
              <w:marTop w:val="0"/>
              <w:marBottom w:val="0"/>
              <w:divBdr>
                <w:top w:val="none" w:sz="0" w:space="0" w:color="auto"/>
                <w:left w:val="none" w:sz="0" w:space="0" w:color="auto"/>
                <w:bottom w:val="none" w:sz="0" w:space="0" w:color="auto"/>
                <w:right w:val="none" w:sz="0" w:space="0" w:color="auto"/>
              </w:divBdr>
              <w:divsChild>
                <w:div w:id="81711179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98706423">
      <w:bodyDiv w:val="1"/>
      <w:marLeft w:val="0"/>
      <w:marRight w:val="0"/>
      <w:marTop w:val="0"/>
      <w:marBottom w:val="0"/>
      <w:divBdr>
        <w:top w:val="none" w:sz="0" w:space="0" w:color="auto"/>
        <w:left w:val="none" w:sz="0" w:space="0" w:color="auto"/>
        <w:bottom w:val="none" w:sz="0" w:space="0" w:color="auto"/>
        <w:right w:val="none" w:sz="0" w:space="0" w:color="auto"/>
      </w:divBdr>
    </w:div>
    <w:div w:id="1660307989">
      <w:bodyDiv w:val="1"/>
      <w:marLeft w:val="0"/>
      <w:marRight w:val="0"/>
      <w:marTop w:val="0"/>
      <w:marBottom w:val="0"/>
      <w:divBdr>
        <w:top w:val="none" w:sz="0" w:space="0" w:color="auto"/>
        <w:left w:val="none" w:sz="0" w:space="0" w:color="auto"/>
        <w:bottom w:val="none" w:sz="0" w:space="0" w:color="auto"/>
        <w:right w:val="none" w:sz="0" w:space="0" w:color="auto"/>
      </w:divBdr>
      <w:divsChild>
        <w:div w:id="362026124">
          <w:marLeft w:val="0"/>
          <w:marRight w:val="0"/>
          <w:marTop w:val="0"/>
          <w:marBottom w:val="0"/>
          <w:divBdr>
            <w:top w:val="none" w:sz="0" w:space="0" w:color="auto"/>
            <w:left w:val="none" w:sz="0" w:space="0" w:color="auto"/>
            <w:bottom w:val="single" w:sz="6" w:space="6" w:color="F6F6F6"/>
            <w:right w:val="none" w:sz="0" w:space="0" w:color="auto"/>
          </w:divBdr>
          <w:divsChild>
            <w:div w:id="266741983">
              <w:marLeft w:val="0"/>
              <w:marRight w:val="0"/>
              <w:marTop w:val="0"/>
              <w:marBottom w:val="0"/>
              <w:divBdr>
                <w:top w:val="none" w:sz="0" w:space="0" w:color="auto"/>
                <w:left w:val="none" w:sz="0" w:space="0" w:color="auto"/>
                <w:bottom w:val="none" w:sz="0" w:space="0" w:color="auto"/>
                <w:right w:val="none" w:sz="0" w:space="0" w:color="auto"/>
              </w:divBdr>
            </w:div>
          </w:divsChild>
        </w:div>
        <w:div w:id="1954165165">
          <w:marLeft w:val="0"/>
          <w:marRight w:val="0"/>
          <w:marTop w:val="0"/>
          <w:marBottom w:val="0"/>
          <w:divBdr>
            <w:top w:val="none" w:sz="0" w:space="0" w:color="auto"/>
            <w:left w:val="none" w:sz="0" w:space="0" w:color="auto"/>
            <w:bottom w:val="none" w:sz="0" w:space="0" w:color="auto"/>
            <w:right w:val="none" w:sz="0" w:space="0" w:color="auto"/>
          </w:divBdr>
          <w:divsChild>
            <w:div w:id="1705252929">
              <w:marLeft w:val="0"/>
              <w:marRight w:val="0"/>
              <w:marTop w:val="0"/>
              <w:marBottom w:val="0"/>
              <w:divBdr>
                <w:top w:val="none" w:sz="0" w:space="0" w:color="auto"/>
                <w:left w:val="none" w:sz="0" w:space="0" w:color="auto"/>
                <w:bottom w:val="none" w:sz="0" w:space="0" w:color="auto"/>
                <w:right w:val="none" w:sz="0" w:space="0" w:color="auto"/>
              </w:divBdr>
              <w:divsChild>
                <w:div w:id="1589078847">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88167055">
      <w:bodyDiv w:val="1"/>
      <w:marLeft w:val="0"/>
      <w:marRight w:val="0"/>
      <w:marTop w:val="0"/>
      <w:marBottom w:val="0"/>
      <w:divBdr>
        <w:top w:val="none" w:sz="0" w:space="0" w:color="auto"/>
        <w:left w:val="none" w:sz="0" w:space="0" w:color="auto"/>
        <w:bottom w:val="none" w:sz="0" w:space="0" w:color="auto"/>
        <w:right w:val="none" w:sz="0" w:space="0" w:color="auto"/>
      </w:divBdr>
      <w:divsChild>
        <w:div w:id="1306473312">
          <w:marLeft w:val="0"/>
          <w:marRight w:val="0"/>
          <w:marTop w:val="0"/>
          <w:marBottom w:val="0"/>
          <w:divBdr>
            <w:top w:val="none" w:sz="0" w:space="0" w:color="auto"/>
            <w:left w:val="none" w:sz="0" w:space="0" w:color="auto"/>
            <w:bottom w:val="single" w:sz="6" w:space="6" w:color="F6F6F6"/>
            <w:right w:val="none" w:sz="0" w:space="0" w:color="auto"/>
          </w:divBdr>
          <w:divsChild>
            <w:div w:id="645857656">
              <w:marLeft w:val="0"/>
              <w:marRight w:val="0"/>
              <w:marTop w:val="0"/>
              <w:marBottom w:val="0"/>
              <w:divBdr>
                <w:top w:val="none" w:sz="0" w:space="0" w:color="auto"/>
                <w:left w:val="none" w:sz="0" w:space="0" w:color="auto"/>
                <w:bottom w:val="none" w:sz="0" w:space="0" w:color="auto"/>
                <w:right w:val="none" w:sz="0" w:space="0" w:color="auto"/>
              </w:divBdr>
            </w:div>
          </w:divsChild>
        </w:div>
        <w:div w:id="1299533905">
          <w:marLeft w:val="0"/>
          <w:marRight w:val="0"/>
          <w:marTop w:val="0"/>
          <w:marBottom w:val="0"/>
          <w:divBdr>
            <w:top w:val="none" w:sz="0" w:space="0" w:color="auto"/>
            <w:left w:val="none" w:sz="0" w:space="0" w:color="auto"/>
            <w:bottom w:val="none" w:sz="0" w:space="0" w:color="auto"/>
            <w:right w:val="none" w:sz="0" w:space="0" w:color="auto"/>
          </w:divBdr>
          <w:divsChild>
            <w:div w:id="1633368163">
              <w:marLeft w:val="0"/>
              <w:marRight w:val="0"/>
              <w:marTop w:val="0"/>
              <w:marBottom w:val="0"/>
              <w:divBdr>
                <w:top w:val="none" w:sz="0" w:space="0" w:color="auto"/>
                <w:left w:val="none" w:sz="0" w:space="0" w:color="auto"/>
                <w:bottom w:val="none" w:sz="0" w:space="0" w:color="auto"/>
                <w:right w:val="none" w:sz="0" w:space="0" w:color="auto"/>
              </w:divBdr>
              <w:divsChild>
                <w:div w:id="24931367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99545623">
      <w:bodyDiv w:val="1"/>
      <w:marLeft w:val="0"/>
      <w:marRight w:val="0"/>
      <w:marTop w:val="0"/>
      <w:marBottom w:val="0"/>
      <w:divBdr>
        <w:top w:val="none" w:sz="0" w:space="0" w:color="auto"/>
        <w:left w:val="none" w:sz="0" w:space="0" w:color="auto"/>
        <w:bottom w:val="none" w:sz="0" w:space="0" w:color="auto"/>
        <w:right w:val="none" w:sz="0" w:space="0" w:color="auto"/>
      </w:divBdr>
      <w:divsChild>
        <w:div w:id="1928343376">
          <w:marLeft w:val="0"/>
          <w:marRight w:val="0"/>
          <w:marTop w:val="0"/>
          <w:marBottom w:val="0"/>
          <w:divBdr>
            <w:top w:val="none" w:sz="0" w:space="0" w:color="auto"/>
            <w:left w:val="none" w:sz="0" w:space="0" w:color="auto"/>
            <w:bottom w:val="none" w:sz="0" w:space="0" w:color="auto"/>
            <w:right w:val="none" w:sz="0" w:space="0" w:color="auto"/>
          </w:divBdr>
        </w:div>
      </w:divsChild>
    </w:div>
    <w:div w:id="1772898118">
      <w:bodyDiv w:val="1"/>
      <w:marLeft w:val="0"/>
      <w:marRight w:val="0"/>
      <w:marTop w:val="0"/>
      <w:marBottom w:val="0"/>
      <w:divBdr>
        <w:top w:val="none" w:sz="0" w:space="0" w:color="auto"/>
        <w:left w:val="none" w:sz="0" w:space="0" w:color="auto"/>
        <w:bottom w:val="none" w:sz="0" w:space="0" w:color="auto"/>
        <w:right w:val="none" w:sz="0" w:space="0" w:color="auto"/>
      </w:divBdr>
    </w:div>
    <w:div w:id="1836451309">
      <w:bodyDiv w:val="1"/>
      <w:marLeft w:val="0"/>
      <w:marRight w:val="0"/>
      <w:marTop w:val="0"/>
      <w:marBottom w:val="0"/>
      <w:divBdr>
        <w:top w:val="none" w:sz="0" w:space="0" w:color="auto"/>
        <w:left w:val="none" w:sz="0" w:space="0" w:color="auto"/>
        <w:bottom w:val="none" w:sz="0" w:space="0" w:color="auto"/>
        <w:right w:val="none" w:sz="0" w:space="0" w:color="auto"/>
      </w:divBdr>
      <w:divsChild>
        <w:div w:id="1419474342">
          <w:marLeft w:val="0"/>
          <w:marRight w:val="0"/>
          <w:marTop w:val="0"/>
          <w:marBottom w:val="0"/>
          <w:divBdr>
            <w:top w:val="none" w:sz="0" w:space="0" w:color="auto"/>
            <w:left w:val="none" w:sz="0" w:space="0" w:color="auto"/>
            <w:bottom w:val="none" w:sz="0" w:space="0" w:color="auto"/>
            <w:right w:val="none" w:sz="0" w:space="0" w:color="auto"/>
          </w:divBdr>
        </w:div>
      </w:divsChild>
    </w:div>
    <w:div w:id="1856846049">
      <w:bodyDiv w:val="1"/>
      <w:marLeft w:val="0"/>
      <w:marRight w:val="0"/>
      <w:marTop w:val="0"/>
      <w:marBottom w:val="0"/>
      <w:divBdr>
        <w:top w:val="none" w:sz="0" w:space="0" w:color="auto"/>
        <w:left w:val="none" w:sz="0" w:space="0" w:color="auto"/>
        <w:bottom w:val="none" w:sz="0" w:space="0" w:color="auto"/>
        <w:right w:val="none" w:sz="0" w:space="0" w:color="auto"/>
      </w:divBdr>
    </w:div>
    <w:div w:id="1938127627">
      <w:bodyDiv w:val="1"/>
      <w:marLeft w:val="0"/>
      <w:marRight w:val="0"/>
      <w:marTop w:val="0"/>
      <w:marBottom w:val="0"/>
      <w:divBdr>
        <w:top w:val="none" w:sz="0" w:space="0" w:color="auto"/>
        <w:left w:val="none" w:sz="0" w:space="0" w:color="auto"/>
        <w:bottom w:val="none" w:sz="0" w:space="0" w:color="auto"/>
        <w:right w:val="none" w:sz="0" w:space="0" w:color="auto"/>
      </w:divBdr>
    </w:div>
    <w:div w:id="1946493682">
      <w:bodyDiv w:val="1"/>
      <w:marLeft w:val="0"/>
      <w:marRight w:val="0"/>
      <w:marTop w:val="0"/>
      <w:marBottom w:val="0"/>
      <w:divBdr>
        <w:top w:val="none" w:sz="0" w:space="0" w:color="auto"/>
        <w:left w:val="none" w:sz="0" w:space="0" w:color="auto"/>
        <w:bottom w:val="none" w:sz="0" w:space="0" w:color="auto"/>
        <w:right w:val="none" w:sz="0" w:space="0" w:color="auto"/>
      </w:divBdr>
    </w:div>
    <w:div w:id="1951818346">
      <w:bodyDiv w:val="1"/>
      <w:marLeft w:val="0"/>
      <w:marRight w:val="0"/>
      <w:marTop w:val="0"/>
      <w:marBottom w:val="0"/>
      <w:divBdr>
        <w:top w:val="none" w:sz="0" w:space="0" w:color="auto"/>
        <w:left w:val="none" w:sz="0" w:space="0" w:color="auto"/>
        <w:bottom w:val="none" w:sz="0" w:space="0" w:color="auto"/>
        <w:right w:val="none" w:sz="0" w:space="0" w:color="auto"/>
      </w:divBdr>
    </w:div>
    <w:div w:id="1979534379">
      <w:bodyDiv w:val="1"/>
      <w:marLeft w:val="0"/>
      <w:marRight w:val="0"/>
      <w:marTop w:val="0"/>
      <w:marBottom w:val="0"/>
      <w:divBdr>
        <w:top w:val="none" w:sz="0" w:space="0" w:color="auto"/>
        <w:left w:val="none" w:sz="0" w:space="0" w:color="auto"/>
        <w:bottom w:val="none" w:sz="0" w:space="0" w:color="auto"/>
        <w:right w:val="none" w:sz="0" w:space="0" w:color="auto"/>
      </w:divBdr>
    </w:div>
    <w:div w:id="2013334692">
      <w:bodyDiv w:val="1"/>
      <w:marLeft w:val="0"/>
      <w:marRight w:val="0"/>
      <w:marTop w:val="0"/>
      <w:marBottom w:val="0"/>
      <w:divBdr>
        <w:top w:val="none" w:sz="0" w:space="0" w:color="auto"/>
        <w:left w:val="none" w:sz="0" w:space="0" w:color="auto"/>
        <w:bottom w:val="none" w:sz="0" w:space="0" w:color="auto"/>
        <w:right w:val="none" w:sz="0" w:space="0" w:color="auto"/>
      </w:divBdr>
    </w:div>
    <w:div w:id="2045015943">
      <w:bodyDiv w:val="1"/>
      <w:marLeft w:val="0"/>
      <w:marRight w:val="0"/>
      <w:marTop w:val="0"/>
      <w:marBottom w:val="0"/>
      <w:divBdr>
        <w:top w:val="none" w:sz="0" w:space="0" w:color="auto"/>
        <w:left w:val="none" w:sz="0" w:space="0" w:color="auto"/>
        <w:bottom w:val="none" w:sz="0" w:space="0" w:color="auto"/>
        <w:right w:val="none" w:sz="0" w:space="0" w:color="auto"/>
      </w:divBdr>
    </w:div>
    <w:div w:id="2111046188">
      <w:bodyDiv w:val="1"/>
      <w:marLeft w:val="0"/>
      <w:marRight w:val="0"/>
      <w:marTop w:val="0"/>
      <w:marBottom w:val="0"/>
      <w:divBdr>
        <w:top w:val="none" w:sz="0" w:space="0" w:color="auto"/>
        <w:left w:val="none" w:sz="0" w:space="0" w:color="auto"/>
        <w:bottom w:val="none" w:sz="0" w:space="0" w:color="auto"/>
        <w:right w:val="none" w:sz="0" w:space="0" w:color="auto"/>
      </w:divBdr>
    </w:div>
    <w:div w:id="2112771834">
      <w:bodyDiv w:val="1"/>
      <w:marLeft w:val="0"/>
      <w:marRight w:val="0"/>
      <w:marTop w:val="0"/>
      <w:marBottom w:val="0"/>
      <w:divBdr>
        <w:top w:val="none" w:sz="0" w:space="0" w:color="auto"/>
        <w:left w:val="none" w:sz="0" w:space="0" w:color="auto"/>
        <w:bottom w:val="none" w:sz="0" w:space="0" w:color="auto"/>
        <w:right w:val="none" w:sz="0" w:space="0" w:color="auto"/>
      </w:divBdr>
    </w:div>
    <w:div w:id="212927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vF2emKbaP4M" TargetMode="External"/><Relationship Id="rId21" Type="http://schemas.openxmlformats.org/officeDocument/2006/relationships/image" Target="media/image10.png"/><Relationship Id="rId34" Type="http://schemas.openxmlformats.org/officeDocument/2006/relationships/hyperlink" Target="https://youtu.be/zbycB-Yetb0" TargetMode="External"/><Relationship Id="rId42" Type="http://schemas.openxmlformats.org/officeDocument/2006/relationships/hyperlink" Target="https://webpack.js.org/configuration/dev-server/" TargetMode="External"/><Relationship Id="rId47" Type="http://schemas.openxmlformats.org/officeDocument/2006/relationships/hyperlink" Target="https://www.w3schools.com/js/js_versions.asp"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youtu.be/I4kJKnu6_jc" TargetMode="External"/><Relationship Id="rId11" Type="http://schemas.openxmlformats.org/officeDocument/2006/relationships/image" Target="media/image1.png"/><Relationship Id="rId24" Type="http://schemas.openxmlformats.org/officeDocument/2006/relationships/hyperlink" Target="https://webpack.js.org/" TargetMode="External"/><Relationship Id="rId32" Type="http://schemas.openxmlformats.org/officeDocument/2006/relationships/hyperlink" Target="https://youtu.be/nqre9kKFRpc" TargetMode="External"/><Relationship Id="rId37" Type="http://schemas.openxmlformats.org/officeDocument/2006/relationships/hyperlink" Target="https://www.youtube.com/channel/UCMn2" TargetMode="External"/><Relationship Id="rId40" Type="http://schemas.openxmlformats.org/officeDocument/2006/relationships/hyperlink" Target="http://facebook.com/fazttech" TargetMode="External"/><Relationship Id="rId45" Type="http://schemas.openxmlformats.org/officeDocument/2006/relationships/hyperlink" Target="https://ingenieriadesoftware.es/diferencia-transpilacion-compilacion/" TargetMode="External"/><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0.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hyperlink" Target="https://github.com/webpack/webpack-dev-server" TargetMode="External"/><Relationship Id="rId27" Type="http://schemas.openxmlformats.org/officeDocument/2006/relationships/hyperlink" Target="https://youtu.be/BhvLIzVL8_o" TargetMode="External"/><Relationship Id="rId30" Type="http://schemas.openxmlformats.org/officeDocument/2006/relationships/hyperlink" Target="https://youtu.be/U6st9-lNUyY" TargetMode="External"/><Relationship Id="rId35" Type="http://schemas.openxmlformats.org/officeDocument/2006/relationships/hyperlink" Target="http://www.faztweb.com/" TargetMode="External"/><Relationship Id="rId43" Type="http://schemas.openxmlformats.org/officeDocument/2006/relationships/hyperlink" Target="https://webpack.js.org/concepts/modules/" TargetMode="External"/><Relationship Id="rId48" Type="http://schemas.openxmlformats.org/officeDocument/2006/relationships/hyperlink" Target="https://babeljs.io/docs/en/config-files" TargetMode="External"/><Relationship Id="rId56" Type="http://schemas.openxmlformats.org/officeDocument/2006/relationships/hyperlink" Target="https://www.base64-image.de/"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webpack/webpack-dev-middleware" TargetMode="External"/><Relationship Id="rId33" Type="http://schemas.openxmlformats.org/officeDocument/2006/relationships/hyperlink" Target="https://youtu.be/HiXLkL42tMU" TargetMode="External"/><Relationship Id="rId38" Type="http://schemas.openxmlformats.org/officeDocument/2006/relationships/hyperlink" Target="http://twitter.com/fazttech" TargetMode="External"/><Relationship Id="rId46" Type="http://schemas.openxmlformats.org/officeDocument/2006/relationships/hyperlink" Target="https://github.com/babel/babel" TargetMode="External"/><Relationship Id="rId59" Type="http://schemas.openxmlformats.org/officeDocument/2006/relationships/hyperlink" Target="https://webpack.js.org/plugins/split-chunks-plugin/" TargetMode="External"/><Relationship Id="rId20" Type="http://schemas.openxmlformats.org/officeDocument/2006/relationships/hyperlink" Target="https://webpack.js.org/concepts/loaders/" TargetMode="External"/><Relationship Id="rId41" Type="http://schemas.openxmlformats.org/officeDocument/2006/relationships/hyperlink" Target="https://discord.gg/37PHuNw" TargetMode="External"/><Relationship Id="rId54" Type="http://schemas.openxmlformats.org/officeDocument/2006/relationships/image" Target="media/image16.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w3schools.com/whatis/whatis_cli.asp" TargetMode="External"/><Relationship Id="rId28" Type="http://schemas.openxmlformats.org/officeDocument/2006/relationships/hyperlink" Target="https://youtu.be/yxT6ylPM7uM" TargetMode="External"/><Relationship Id="rId36" Type="http://schemas.openxmlformats.org/officeDocument/2006/relationships/hyperlink" Target="http://blog.faztweb.com/" TargetMode="External"/><Relationship Id="rId49" Type="http://schemas.openxmlformats.org/officeDocument/2006/relationships/image" Target="media/image11.png"/><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s://youtu.be/TqC3e8nBycg" TargetMode="External"/><Relationship Id="rId44" Type="http://schemas.openxmlformats.org/officeDocument/2006/relationships/hyperlink" Target="https://www.w3schools.com/js/js_versions.asp" TargetMode="External"/><Relationship Id="rId52" Type="http://schemas.openxmlformats.org/officeDocument/2006/relationships/image" Target="media/image14.jpeg"/><Relationship Id="rId60" Type="http://schemas.openxmlformats.org/officeDocument/2006/relationships/hyperlink" Target="https://medium.com/dailyjs/webpack-4-splitchunks-plugin-d9fbbe091fd0"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www.instagram.com/faztte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8A7DAC6C-B007-4B58-9E51-6BAD7799E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1678</TotalTime>
  <Pages>24</Pages>
  <Words>5446</Words>
  <Characters>29955</Characters>
  <Application>Microsoft Office Word</Application>
  <DocSecurity>0</DocSecurity>
  <Lines>249</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42</cp:revision>
  <dcterms:created xsi:type="dcterms:W3CDTF">2020-09-30T19:11:00Z</dcterms:created>
  <dcterms:modified xsi:type="dcterms:W3CDTF">2020-10-04T00:27:00Z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